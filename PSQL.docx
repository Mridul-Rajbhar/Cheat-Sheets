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F58" w:rsidRDefault="00B4555E" w:rsidP="00B4555E">
      <w:pPr>
        <w:jc w:val="center"/>
      </w:pPr>
      <w:r>
        <w:t>PSQL</w:t>
      </w:r>
    </w:p>
    <w:p w:rsidR="00B4555E" w:rsidRDefault="00B4555E" w:rsidP="00B4555E"/>
    <w:p w:rsidR="00AE75BE" w:rsidRDefault="00AE75BE" w:rsidP="00B4555E">
      <w:r>
        <w:t xml:space="preserve">The instance of the PostgreSQL is a cluster having </w:t>
      </w:r>
      <w:r w:rsidR="002833FF">
        <w:t>databases.</w:t>
      </w:r>
    </w:p>
    <w:p w:rsidR="00B4555E" w:rsidRDefault="00B4555E" w:rsidP="00B4555E">
      <w:r>
        <w:t xml:space="preserve">Localhost: </w:t>
      </w:r>
      <w:r w:rsidR="00AE75BE">
        <w:t>the instance of software which is running on this machine.</w:t>
      </w:r>
    </w:p>
    <w:p w:rsidR="00AE75BE" w:rsidRDefault="00AE75BE" w:rsidP="00B4555E">
      <w:r>
        <w:t>[</w:t>
      </w:r>
      <w:proofErr w:type="spellStart"/>
      <w:proofErr w:type="gramStart"/>
      <w:r>
        <w:t>postgres</w:t>
      </w:r>
      <w:proofErr w:type="spellEnd"/>
      <w:proofErr w:type="gramEnd"/>
      <w:r>
        <w:t>] is the default database of the PostgreSQL.</w:t>
      </w:r>
    </w:p>
    <w:p w:rsidR="00AE75BE" w:rsidRDefault="002833FF" w:rsidP="00B4555E">
      <w:r>
        <w:t>A database can also be ref</w:t>
      </w:r>
      <w:r w:rsidR="00AE75BE">
        <w:t>e</w:t>
      </w:r>
      <w:r>
        <w:t>r</w:t>
      </w:r>
      <w:r w:rsidR="00AE75BE">
        <w:t>red as</w:t>
      </w:r>
      <w:r>
        <w:t xml:space="preserve"> database</w:t>
      </w:r>
      <w:r w:rsidR="00AE75BE">
        <w:t xml:space="preserve"> </w:t>
      </w:r>
      <w:r>
        <w:t>schema.</w:t>
      </w:r>
    </w:p>
    <w:p w:rsidR="002833FF" w:rsidRDefault="002833FF" w:rsidP="00B4555E">
      <w:r>
        <w:t>Every database will have objects like:</w:t>
      </w:r>
    </w:p>
    <w:p w:rsidR="002833FF" w:rsidRDefault="002833FF" w:rsidP="002833FF">
      <w:pPr>
        <w:pStyle w:val="NoSpacing"/>
      </w:pPr>
      <w:r>
        <w:tab/>
        <w:t xml:space="preserve">Tables: a collection of data arranged as </w:t>
      </w:r>
      <w:proofErr w:type="gramStart"/>
      <w:r>
        <w:t>fields(</w:t>
      </w:r>
      <w:proofErr w:type="gramEnd"/>
      <w:r>
        <w:t>cols) and records(rows)</w:t>
      </w:r>
    </w:p>
    <w:p w:rsidR="00E4521C" w:rsidRDefault="002833FF" w:rsidP="002833FF">
      <w:pPr>
        <w:pStyle w:val="NoSpacing"/>
      </w:pPr>
      <w:r>
        <w:tab/>
      </w:r>
    </w:p>
    <w:p w:rsidR="002833FF" w:rsidRDefault="002833FF" w:rsidP="00E4521C">
      <w:pPr>
        <w:pStyle w:val="NoSpacing"/>
        <w:ind w:firstLine="720"/>
      </w:pPr>
      <w:r>
        <w:t>Indexes: used to search data and increase performance of queries.</w:t>
      </w:r>
    </w:p>
    <w:p w:rsidR="002833FF" w:rsidRDefault="000B0E7A" w:rsidP="002833FF">
      <w:pPr>
        <w:pStyle w:val="NoSpacing"/>
      </w:pPr>
      <w:r>
        <w:tab/>
        <w:t>A table can have one or more indexes.</w:t>
      </w:r>
    </w:p>
    <w:p w:rsidR="00E4521C" w:rsidRDefault="00E4521C" w:rsidP="002833FF">
      <w:pPr>
        <w:pStyle w:val="NoSpacing"/>
      </w:pPr>
      <w:r>
        <w:tab/>
      </w:r>
    </w:p>
    <w:p w:rsidR="00E4521C" w:rsidRDefault="00E4521C" w:rsidP="00E4521C">
      <w:pPr>
        <w:pStyle w:val="NoSpacing"/>
        <w:ind w:firstLine="720"/>
      </w:pPr>
      <w:r>
        <w:t>Views: read-only queries created on the table data.</w:t>
      </w:r>
    </w:p>
    <w:p w:rsidR="00E4521C" w:rsidRDefault="00E4521C" w:rsidP="00E4521C">
      <w:pPr>
        <w:pStyle w:val="NoSpacing"/>
        <w:ind w:firstLine="720"/>
      </w:pPr>
    </w:p>
    <w:p w:rsidR="00005636" w:rsidRDefault="00E4521C" w:rsidP="00E4521C">
      <w:pPr>
        <w:pStyle w:val="NoSpacing"/>
        <w:ind w:firstLine="720"/>
      </w:pPr>
      <w:r>
        <w:t>Procedures and Functions: block of code that can be executed on a table.</w:t>
      </w:r>
    </w:p>
    <w:p w:rsidR="00005636" w:rsidRDefault="00005636" w:rsidP="00E4521C">
      <w:pPr>
        <w:pStyle w:val="NoSpacing"/>
        <w:ind w:firstLine="720"/>
      </w:pPr>
      <w:r>
        <w:t>Functions return single value.</w:t>
      </w:r>
    </w:p>
    <w:p w:rsidR="00005636" w:rsidRDefault="00005636" w:rsidP="00E4521C">
      <w:pPr>
        <w:pStyle w:val="NoSpacing"/>
        <w:ind w:firstLine="720"/>
      </w:pPr>
      <w:r>
        <w:t>Procedure returns no value or multiple value.</w:t>
      </w:r>
    </w:p>
    <w:p w:rsidR="00005636" w:rsidRDefault="00005636" w:rsidP="00E4521C">
      <w:pPr>
        <w:pStyle w:val="NoSpacing"/>
        <w:ind w:firstLine="720"/>
      </w:pPr>
      <w:r>
        <w:t xml:space="preserve">There are </w:t>
      </w:r>
      <w:proofErr w:type="spellStart"/>
      <w:r>
        <w:t>inbuit</w:t>
      </w:r>
      <w:proofErr w:type="spellEnd"/>
      <w:r>
        <w:t xml:space="preserve"> procedure and </w:t>
      </w:r>
      <w:proofErr w:type="spellStart"/>
      <w:r>
        <w:t>fucntions</w:t>
      </w:r>
      <w:proofErr w:type="spellEnd"/>
      <w:r>
        <w:t>.</w:t>
      </w:r>
    </w:p>
    <w:p w:rsidR="00005636" w:rsidRDefault="00005636" w:rsidP="00E4521C">
      <w:pPr>
        <w:pStyle w:val="NoSpacing"/>
        <w:ind w:firstLine="720"/>
      </w:pPr>
    </w:p>
    <w:p w:rsidR="00ED457F" w:rsidRDefault="00005636" w:rsidP="00ED457F">
      <w:pPr>
        <w:pStyle w:val="NoSpacing"/>
        <w:ind w:firstLine="720"/>
        <w:rPr>
          <w:rFonts w:ascii="Arial" w:hAnsi="Arial" w:cs="Arial"/>
          <w:color w:val="BDC1C6"/>
          <w:shd w:val="clear" w:color="auto" w:fill="202124"/>
        </w:rPr>
      </w:pPr>
      <w:r>
        <w:t xml:space="preserve">Triggers: </w:t>
      </w:r>
      <w:r>
        <w:rPr>
          <w:rFonts w:ascii="Arial" w:hAnsi="Arial" w:cs="Arial"/>
          <w:color w:val="BDC1C6"/>
          <w:shd w:val="clear" w:color="auto" w:fill="202124"/>
        </w:rPr>
        <w:t>A PostgreSQL trigger is </w:t>
      </w:r>
      <w:r>
        <w:rPr>
          <w:rFonts w:ascii="Arial" w:hAnsi="Arial" w:cs="Arial"/>
          <w:b/>
          <w:bCs/>
          <w:color w:val="BDC1C6"/>
          <w:shd w:val="clear" w:color="auto" w:fill="202124"/>
        </w:rPr>
        <w:t>a function called automatically whenever an event such as an insert, update, or deletion occurs</w:t>
      </w:r>
      <w:r>
        <w:rPr>
          <w:rFonts w:ascii="Arial" w:hAnsi="Arial" w:cs="Arial"/>
          <w:color w:val="BDC1C6"/>
          <w:shd w:val="clear" w:color="auto" w:fill="202124"/>
        </w:rPr>
        <w:t>.</w:t>
      </w:r>
    </w:p>
    <w:p w:rsidR="00ED457F" w:rsidRDefault="00ED457F" w:rsidP="00ED457F">
      <w:pPr>
        <w:pStyle w:val="NoSpacing"/>
        <w:ind w:firstLine="720"/>
        <w:rPr>
          <w:rFonts w:ascii="Arial" w:hAnsi="Arial" w:cs="Arial"/>
          <w:color w:val="BDC1C6"/>
          <w:shd w:val="clear" w:color="auto" w:fill="202124"/>
        </w:rPr>
      </w:pPr>
    </w:p>
    <w:p w:rsidR="00005636" w:rsidRDefault="00005636" w:rsidP="00E4521C">
      <w:pPr>
        <w:pStyle w:val="NoSpacing"/>
        <w:ind w:firstLine="720"/>
      </w:pPr>
    </w:p>
    <w:p w:rsidR="00005636" w:rsidRDefault="007C4042" w:rsidP="007C4042">
      <w:pPr>
        <w:pStyle w:val="NoSpacing"/>
      </w:pPr>
      <w:r>
        <w:t>Types of Database Software:</w:t>
      </w:r>
    </w:p>
    <w:p w:rsidR="007C4042" w:rsidRDefault="007C4042" w:rsidP="007C4042">
      <w:pPr>
        <w:pStyle w:val="NoSpacing"/>
        <w:numPr>
          <w:ilvl w:val="0"/>
          <w:numId w:val="1"/>
        </w:numPr>
      </w:pPr>
      <w:r>
        <w:t xml:space="preserve">Relational: In RDBMS, tables are linked to each other based on </w:t>
      </w:r>
      <w:proofErr w:type="gramStart"/>
      <w:r>
        <w:t>keys(</w:t>
      </w:r>
      <w:proofErr w:type="gramEnd"/>
      <w:r>
        <w:t>primary/foreign) keys.</w:t>
      </w:r>
    </w:p>
    <w:p w:rsidR="007C4042" w:rsidRDefault="007C4042" w:rsidP="007C4042">
      <w:pPr>
        <w:pStyle w:val="NoSpacing"/>
        <w:ind w:left="360"/>
      </w:pPr>
    </w:p>
    <w:p w:rsidR="007C4042" w:rsidRDefault="007C4042" w:rsidP="007C4042">
      <w:pPr>
        <w:pStyle w:val="NoSpacing"/>
        <w:ind w:left="360"/>
      </w:pPr>
      <w:r>
        <w:t xml:space="preserve">Ecommerce/ library/ student </w:t>
      </w:r>
      <w:r>
        <w:sym w:font="Wingdings" w:char="F0E0"/>
      </w:r>
      <w:r>
        <w:t xml:space="preserve"> RDBMS</w:t>
      </w:r>
    </w:p>
    <w:p w:rsidR="007C4042" w:rsidRDefault="007C4042" w:rsidP="007C4042">
      <w:pPr>
        <w:pStyle w:val="NoSpacing"/>
        <w:ind w:left="360"/>
      </w:pPr>
    </w:p>
    <w:p w:rsidR="007C4042" w:rsidRDefault="007C4042" w:rsidP="007C4042">
      <w:pPr>
        <w:pStyle w:val="NoSpacing"/>
        <w:numPr>
          <w:ilvl w:val="0"/>
          <w:numId w:val="1"/>
        </w:numPr>
      </w:pPr>
      <w:r>
        <w:t xml:space="preserve">NoSQL: Used for </w:t>
      </w:r>
      <w:proofErr w:type="spellStart"/>
      <w:r>
        <w:t>unstructerd</w:t>
      </w:r>
      <w:proofErr w:type="spellEnd"/>
      <w:r>
        <w:t xml:space="preserve"> data like audio, video, long blogs, images, high volume of the data.</w:t>
      </w:r>
    </w:p>
    <w:p w:rsidR="00ED457F" w:rsidRDefault="00ED457F" w:rsidP="00ED457F">
      <w:pPr>
        <w:pStyle w:val="NoSpacing"/>
        <w:ind w:left="720"/>
      </w:pPr>
      <w:r>
        <w:t>Social media apps which stores data in format of JSON ({}) / document.</w:t>
      </w:r>
    </w:p>
    <w:p w:rsidR="002833FF" w:rsidRDefault="00E4521C" w:rsidP="00E4521C">
      <w:pPr>
        <w:pStyle w:val="NoSpacing"/>
        <w:ind w:firstLine="720"/>
      </w:pPr>
      <w:r>
        <w:t xml:space="preserve"> </w:t>
      </w:r>
      <w:r w:rsidR="002833FF">
        <w:tab/>
      </w:r>
    </w:p>
    <w:p w:rsidR="00E4521C" w:rsidRDefault="000B508B" w:rsidP="000B508B">
      <w:pPr>
        <w:pStyle w:val="NoSpacing"/>
        <w:numPr>
          <w:ilvl w:val="0"/>
          <w:numId w:val="1"/>
        </w:numPr>
      </w:pPr>
      <w:r>
        <w:t xml:space="preserve">Graph Database </w:t>
      </w:r>
      <w:r>
        <w:sym w:font="Wingdings" w:char="F0E0"/>
      </w:r>
      <w:r>
        <w:t xml:space="preserve"> Neo4j data in forms of nodes.</w:t>
      </w:r>
    </w:p>
    <w:p w:rsidR="000B508B" w:rsidRDefault="000B508B" w:rsidP="000B508B">
      <w:pPr>
        <w:pStyle w:val="NoSpacing"/>
        <w:numPr>
          <w:ilvl w:val="0"/>
          <w:numId w:val="1"/>
        </w:numPr>
      </w:pPr>
      <w:r>
        <w:t xml:space="preserve">Network Database </w:t>
      </w:r>
      <w:r>
        <w:sym w:font="Wingdings" w:char="F0E0"/>
      </w:r>
      <w:r>
        <w:t xml:space="preserve">  based on owners of records containing sub owners arranged in branches.</w:t>
      </w:r>
    </w:p>
    <w:p w:rsidR="008C41D3" w:rsidRDefault="008C41D3" w:rsidP="007A59B6">
      <w:pPr>
        <w:pStyle w:val="NoSpacing"/>
      </w:pPr>
    </w:p>
    <w:p w:rsidR="008C41D3" w:rsidRDefault="008C41D3" w:rsidP="007A59B6">
      <w:pPr>
        <w:pStyle w:val="NoSpacing"/>
      </w:pPr>
      <w:r>
        <w:t>String operators and functions</w:t>
      </w:r>
    </w:p>
    <w:p w:rsidR="007A59B6" w:rsidRDefault="007A59B6" w:rsidP="007A59B6">
      <w:pPr>
        <w:pStyle w:val="NoSpacing"/>
      </w:pPr>
      <w:r>
        <w:t xml:space="preserve"> </w:t>
      </w:r>
    </w:p>
    <w:p w:rsidR="008C41D3" w:rsidRDefault="008C41D3" w:rsidP="007A59B6">
      <w:pPr>
        <w:pStyle w:val="NoSpacing"/>
      </w:pPr>
      <w:r>
        <w:t xml:space="preserve">|| / </w:t>
      </w:r>
      <w:proofErr w:type="gramStart"/>
      <w:r>
        <w:t>CONCAT(</w:t>
      </w:r>
      <w:proofErr w:type="gramEnd"/>
      <w:r>
        <w:t xml:space="preserve">) </w:t>
      </w:r>
      <w:r>
        <w:sym w:font="Wingdings" w:char="F0E0"/>
      </w:r>
      <w:r>
        <w:t xml:space="preserve"> join to strings.</w:t>
      </w:r>
    </w:p>
    <w:p w:rsidR="008C41D3" w:rsidRDefault="008C41D3" w:rsidP="007A59B6">
      <w:pPr>
        <w:pStyle w:val="NoSpacing"/>
      </w:pPr>
    </w:p>
    <w:p w:rsidR="004E7C2B" w:rsidRDefault="004E7C2B" w:rsidP="007A59B6">
      <w:pPr>
        <w:pStyle w:val="NoSpacing"/>
        <w:rPr>
          <w:b/>
        </w:rPr>
      </w:pPr>
      <w:r>
        <w:rPr>
          <w:b/>
        </w:rPr>
        <w:t>Relations in D</w:t>
      </w:r>
      <w:r w:rsidR="00FD0E90">
        <w:rPr>
          <w:b/>
        </w:rPr>
        <w:t>BMS</w:t>
      </w:r>
    </w:p>
    <w:p w:rsidR="00FD0E90" w:rsidRDefault="00FD0E90" w:rsidP="00887E6F">
      <w:pPr>
        <w:pStyle w:val="NoSpacing"/>
        <w:numPr>
          <w:ilvl w:val="0"/>
          <w:numId w:val="2"/>
        </w:numPr>
      </w:pPr>
      <w:r>
        <w:t xml:space="preserve">Has one </w:t>
      </w:r>
      <w:r>
        <w:sym w:font="Wingdings" w:char="F0E0"/>
      </w:r>
      <w:r w:rsidR="00A626E1">
        <w:t xml:space="preserve"> one to many relationship.</w:t>
      </w:r>
    </w:p>
    <w:p w:rsidR="00A626E1" w:rsidRDefault="00A626E1" w:rsidP="00887E6F">
      <w:pPr>
        <w:pStyle w:val="NoSpacing"/>
        <w:numPr>
          <w:ilvl w:val="0"/>
          <w:numId w:val="2"/>
        </w:numPr>
      </w:pPr>
      <w:r>
        <w:t xml:space="preserve">Has many </w:t>
      </w:r>
      <w:r>
        <w:sym w:font="Wingdings" w:char="F0E0"/>
      </w:r>
      <w:r>
        <w:t xml:space="preserve"> </w:t>
      </w:r>
      <w:proofErr w:type="spellStart"/>
      <w:r>
        <w:t>many</w:t>
      </w:r>
      <w:proofErr w:type="spellEnd"/>
      <w:r>
        <w:t xml:space="preserve"> to one relationship.</w:t>
      </w:r>
    </w:p>
    <w:p w:rsidR="00A626E1" w:rsidRDefault="00A626E1" w:rsidP="007A59B6">
      <w:pPr>
        <w:pStyle w:val="NoSpacing"/>
      </w:pPr>
    </w:p>
    <w:p w:rsidR="00A626E1" w:rsidRDefault="00A626E1" w:rsidP="007A59B6">
      <w:pPr>
        <w:pStyle w:val="NoSpacing"/>
      </w:pPr>
    </w:p>
    <w:p w:rsidR="00A626E1" w:rsidRPr="00FD0E90" w:rsidRDefault="00A626E1" w:rsidP="007A59B6">
      <w:pPr>
        <w:pStyle w:val="NoSpacing"/>
      </w:pPr>
      <w:proofErr w:type="spellStart"/>
      <w:r>
        <w:lastRenderedPageBreak/>
        <w:t>e.g</w:t>
      </w:r>
      <w:proofErr w:type="spellEnd"/>
      <w:r>
        <w:t xml:space="preserve"> </w:t>
      </w:r>
    </w:p>
    <w:p w:rsidR="004E7C2B" w:rsidRDefault="004E7C2B" w:rsidP="007A59B6">
      <w:pPr>
        <w:pStyle w:val="NoSpacing"/>
      </w:pPr>
    </w:p>
    <w:p w:rsidR="00887E6F" w:rsidRDefault="00887E6F" w:rsidP="007A59B6">
      <w:pPr>
        <w:pStyle w:val="NoSpacing"/>
      </w:pPr>
    </w:p>
    <w:p w:rsidR="00887E6F" w:rsidRDefault="00887E6F" w:rsidP="00887E6F">
      <w:pPr>
        <w:pStyle w:val="NoSpacing"/>
        <w:numPr>
          <w:ilvl w:val="0"/>
          <w:numId w:val="2"/>
        </w:numPr>
      </w:pPr>
      <w:r>
        <w:t xml:space="preserve"> Many to many </w:t>
      </w:r>
    </w:p>
    <w:p w:rsidR="00887E6F" w:rsidRDefault="00887E6F" w:rsidP="007A59B6">
      <w:pPr>
        <w:pStyle w:val="NoSpacing"/>
      </w:pPr>
      <w:r>
        <w:t>Movies – actors</w:t>
      </w:r>
    </w:p>
    <w:p w:rsidR="00887E6F" w:rsidRDefault="00887E6F" w:rsidP="007A59B6">
      <w:pPr>
        <w:pStyle w:val="NoSpacing"/>
      </w:pPr>
      <w:r>
        <w:t xml:space="preserve">Tasks – </w:t>
      </w:r>
      <w:proofErr w:type="spellStart"/>
      <w:r>
        <w:t>engg</w:t>
      </w:r>
      <w:proofErr w:type="spellEnd"/>
    </w:p>
    <w:p w:rsidR="00887E6F" w:rsidRDefault="00887E6F" w:rsidP="007A59B6">
      <w:pPr>
        <w:pStyle w:val="NoSpacing"/>
      </w:pPr>
      <w:r>
        <w:t>Conference calls – employees</w:t>
      </w:r>
    </w:p>
    <w:p w:rsidR="00887E6F" w:rsidRDefault="00887E6F" w:rsidP="007A59B6">
      <w:pPr>
        <w:pStyle w:val="NoSpacing"/>
      </w:pPr>
    </w:p>
    <w:p w:rsidR="00887E6F" w:rsidRDefault="00887E6F" w:rsidP="00887E6F">
      <w:pPr>
        <w:pStyle w:val="NoSpacing"/>
        <w:numPr>
          <w:ilvl w:val="0"/>
          <w:numId w:val="2"/>
        </w:numPr>
      </w:pPr>
      <w:r>
        <w:t>One to one relationships</w:t>
      </w:r>
    </w:p>
    <w:p w:rsidR="00A626E1" w:rsidRDefault="00A626E1" w:rsidP="007A59B6">
      <w:pPr>
        <w:pStyle w:val="NoSpacing"/>
      </w:pPr>
    </w:p>
    <w:p w:rsidR="00887E6F" w:rsidRDefault="00887E6F" w:rsidP="007A59B6">
      <w:pPr>
        <w:pStyle w:val="NoSpacing"/>
      </w:pPr>
    </w:p>
    <w:p w:rsidR="00887E6F" w:rsidRDefault="00887E6F" w:rsidP="007A59B6">
      <w:pPr>
        <w:pStyle w:val="NoSpacing"/>
        <w:rPr>
          <w:b/>
        </w:rPr>
      </w:pPr>
      <w:r>
        <w:rPr>
          <w:b/>
        </w:rPr>
        <w:t>Keys</w:t>
      </w:r>
    </w:p>
    <w:p w:rsidR="00887E6F" w:rsidRDefault="00887E6F" w:rsidP="007A59B6">
      <w:pPr>
        <w:pStyle w:val="NoSpacing"/>
      </w:pPr>
      <w:r>
        <w:t xml:space="preserve">Primary key </w:t>
      </w:r>
      <w:r>
        <w:sym w:font="Wingdings" w:char="F0E0"/>
      </w:r>
      <w:r>
        <w:t xml:space="preserve"> </w:t>
      </w:r>
      <w:proofErr w:type="spellStart"/>
      <w:r w:rsidR="00512BF7">
        <w:t>key</w:t>
      </w:r>
      <w:proofErr w:type="spellEnd"/>
      <w:r w:rsidR="00512BF7">
        <w:t xml:space="preserve"> which uniquely identifies the record.</w:t>
      </w:r>
    </w:p>
    <w:p w:rsidR="00512BF7" w:rsidRPr="00887E6F" w:rsidRDefault="00512BF7" w:rsidP="007A59B6">
      <w:pPr>
        <w:pStyle w:val="NoSpacing"/>
      </w:pPr>
      <w:r>
        <w:t xml:space="preserve">Foreign key </w:t>
      </w:r>
      <w:r>
        <w:sym w:font="Wingdings" w:char="F0E0"/>
      </w:r>
      <w:r>
        <w:t xml:space="preserve"> primary key of another table is foreign key.</w:t>
      </w:r>
    </w:p>
    <w:p w:rsidR="00887E6F" w:rsidRDefault="00887E6F" w:rsidP="007A59B6">
      <w:pPr>
        <w:pStyle w:val="NoSpacing"/>
      </w:pPr>
    </w:p>
    <w:p w:rsidR="00512BF7" w:rsidRDefault="00512BF7" w:rsidP="007A59B6">
      <w:pPr>
        <w:pStyle w:val="NoSpacing"/>
      </w:pPr>
    </w:p>
    <w:p w:rsidR="00512BF7" w:rsidRDefault="000E4E89" w:rsidP="007A59B6">
      <w:pPr>
        <w:pStyle w:val="NoSpacing"/>
        <w:rPr>
          <w:noProof/>
        </w:rPr>
      </w:pPr>
      <w:r>
        <w:rPr>
          <w:noProof/>
        </w:rPr>
        <w:t>Primary vs Foreign Key</w:t>
      </w:r>
    </w:p>
    <w:p w:rsidR="000E4E89" w:rsidRDefault="000E4E89" w:rsidP="007A59B6">
      <w:pPr>
        <w:pStyle w:val="NoSpacing"/>
        <w:rPr>
          <w:noProof/>
        </w:rPr>
      </w:pPr>
    </w:p>
    <w:p w:rsidR="000E4E89" w:rsidRDefault="000E4E89" w:rsidP="007A59B6">
      <w:pPr>
        <w:pStyle w:val="NoSpacing"/>
        <w:rPr>
          <w:noProof/>
        </w:rPr>
      </w:pPr>
      <w:r>
        <w:rPr>
          <w:noProof/>
        </w:rPr>
        <w:t>Primary Key:</w:t>
      </w:r>
    </w:p>
    <w:p w:rsidR="000E4E89" w:rsidRDefault="000E4E89" w:rsidP="007A59B6">
      <w:pPr>
        <w:pStyle w:val="NoSpacing"/>
        <w:rPr>
          <w:noProof/>
        </w:rPr>
      </w:pPr>
      <w:r>
        <w:rPr>
          <w:noProof/>
        </w:rPr>
        <w:t>Each row in every table has one primary key.</w:t>
      </w:r>
    </w:p>
    <w:p w:rsidR="000E4E89" w:rsidRDefault="000E4E89" w:rsidP="007A59B6">
      <w:pPr>
        <w:pStyle w:val="NoSpacing"/>
        <w:rPr>
          <w:noProof/>
        </w:rPr>
      </w:pPr>
      <w:r>
        <w:rPr>
          <w:noProof/>
        </w:rPr>
        <w:t>All values of primary key must be unique.</w:t>
      </w:r>
    </w:p>
    <w:p w:rsidR="000E4E89" w:rsidRDefault="000E4E89" w:rsidP="007A59B6">
      <w:pPr>
        <w:pStyle w:val="NoSpacing"/>
        <w:rPr>
          <w:noProof/>
        </w:rPr>
      </w:pPr>
      <w:r>
        <w:rPr>
          <w:noProof/>
        </w:rPr>
        <w:t>Will never change.</w:t>
      </w:r>
    </w:p>
    <w:p w:rsidR="000E4E89" w:rsidRDefault="000E4E89" w:rsidP="007A59B6">
      <w:pPr>
        <w:pStyle w:val="NoSpacing"/>
        <w:rPr>
          <w:noProof/>
        </w:rPr>
      </w:pPr>
    </w:p>
    <w:p w:rsidR="000E4E89" w:rsidRDefault="000E4E89" w:rsidP="007A59B6">
      <w:pPr>
        <w:pStyle w:val="NoSpacing"/>
        <w:rPr>
          <w:noProof/>
        </w:rPr>
      </w:pPr>
      <w:r>
        <w:rPr>
          <w:noProof/>
        </w:rPr>
        <w:t>Foreign Key:</w:t>
      </w:r>
    </w:p>
    <w:p w:rsidR="000E4E89" w:rsidRDefault="000E4E89" w:rsidP="007A59B6">
      <w:pPr>
        <w:pStyle w:val="NoSpacing"/>
        <w:rPr>
          <w:noProof/>
        </w:rPr>
      </w:pPr>
      <w:r>
        <w:rPr>
          <w:noProof/>
        </w:rPr>
        <w:t>May or may not have foreign key.</w:t>
      </w:r>
    </w:p>
    <w:p w:rsidR="000E4E89" w:rsidRDefault="000E4E89" w:rsidP="007A59B6">
      <w:pPr>
        <w:pStyle w:val="NoSpacing"/>
        <w:rPr>
          <w:noProof/>
        </w:rPr>
      </w:pPr>
      <w:r>
        <w:rPr>
          <w:noProof/>
        </w:rPr>
        <w:t>Many rows in the same table may have same foreign key value.</w:t>
      </w:r>
    </w:p>
    <w:p w:rsidR="000E4E89" w:rsidRDefault="000E4E89" w:rsidP="007A59B6">
      <w:pPr>
        <w:pStyle w:val="NoSpacing"/>
        <w:rPr>
          <w:noProof/>
        </w:rPr>
      </w:pPr>
      <w:r>
        <w:rPr>
          <w:noProof/>
        </w:rPr>
        <w:t>Will change if relationship changes.</w:t>
      </w:r>
    </w:p>
    <w:p w:rsidR="000E4E89" w:rsidRDefault="000E4E89" w:rsidP="007A59B6">
      <w:pPr>
        <w:pStyle w:val="NoSpacing"/>
        <w:rPr>
          <w:noProof/>
        </w:rPr>
      </w:pPr>
    </w:p>
    <w:p w:rsidR="00285E58" w:rsidRDefault="00285E58" w:rsidP="007A59B6">
      <w:pPr>
        <w:pStyle w:val="NoSpacing"/>
        <w:rPr>
          <w:noProof/>
        </w:rPr>
      </w:pPr>
      <w:r>
        <w:rPr>
          <w:noProof/>
        </w:rPr>
        <w:t>Serial in Posrtgres</w:t>
      </w:r>
    </w:p>
    <w:p w:rsidR="00512BF7" w:rsidRDefault="00285E58" w:rsidP="007A59B6">
      <w:pPr>
        <w:pStyle w:val="NoSpacing"/>
      </w:pPr>
      <w:r>
        <w:rPr>
          <w:rFonts w:ascii="Arial" w:hAnsi="Arial" w:cs="Arial"/>
          <w:color w:val="BDC1C6"/>
          <w:shd w:val="clear" w:color="auto" w:fill="202124"/>
        </w:rPr>
        <w:t>PostgreSQL has a special kind of database object generator called SERIAL. It is </w:t>
      </w:r>
      <w:r>
        <w:rPr>
          <w:rFonts w:ascii="Arial" w:hAnsi="Arial" w:cs="Arial"/>
          <w:b/>
          <w:bCs/>
          <w:color w:val="BDC1C6"/>
          <w:shd w:val="clear" w:color="auto" w:fill="202124"/>
        </w:rPr>
        <w:t>used to generate a sequence of integers which are often used as the Primary key of a table</w:t>
      </w:r>
      <w:r>
        <w:rPr>
          <w:rFonts w:ascii="Arial" w:hAnsi="Arial" w:cs="Arial"/>
          <w:color w:val="BDC1C6"/>
          <w:shd w:val="clear" w:color="auto" w:fill="202124"/>
        </w:rPr>
        <w:t>. </w:t>
      </w:r>
    </w:p>
    <w:p w:rsidR="00285E58" w:rsidRDefault="00285E58" w:rsidP="007A59B6">
      <w:pPr>
        <w:pStyle w:val="NoSpacing"/>
      </w:pPr>
    </w:p>
    <w:p w:rsidR="00512BF7" w:rsidRDefault="00512BF7" w:rsidP="007A59B6">
      <w:pPr>
        <w:pStyle w:val="NoSpacing"/>
      </w:pPr>
    </w:p>
    <w:p w:rsidR="00E26ED5" w:rsidRDefault="00E26ED5" w:rsidP="007A59B6">
      <w:pPr>
        <w:pStyle w:val="NoSpacing"/>
      </w:pPr>
      <w:r>
        <w:t>Setting primary key syntax:</w:t>
      </w:r>
    </w:p>
    <w:p w:rsidR="00E26ED5" w:rsidRDefault="00E26ED5" w:rsidP="007A59B6">
      <w:pPr>
        <w:pStyle w:val="NoSpacing"/>
      </w:pPr>
      <w:proofErr w:type="gramStart"/>
      <w:r>
        <w:t>c</w:t>
      </w:r>
      <w:r w:rsidRPr="00E26ED5">
        <w:t>reate</w:t>
      </w:r>
      <w:proofErr w:type="gramEnd"/>
      <w:r w:rsidRPr="00E26ED5">
        <w:t xml:space="preserve"> table users ( id serial </w:t>
      </w:r>
      <w:r w:rsidRPr="00E26ED5">
        <w:rPr>
          <w:b/>
        </w:rPr>
        <w:t>primary key</w:t>
      </w:r>
      <w:r w:rsidRPr="00E26ED5">
        <w:t>, username varchar(50));</w:t>
      </w:r>
    </w:p>
    <w:p w:rsidR="00E26ED5" w:rsidRDefault="00E26ED5" w:rsidP="007A59B6">
      <w:pPr>
        <w:pStyle w:val="NoSpacing"/>
      </w:pPr>
    </w:p>
    <w:p w:rsidR="00E26ED5" w:rsidRDefault="00E26ED5" w:rsidP="007A59B6">
      <w:pPr>
        <w:pStyle w:val="NoSpacing"/>
      </w:pPr>
    </w:p>
    <w:p w:rsidR="00E26ED5" w:rsidRDefault="00E26ED5" w:rsidP="007A59B6">
      <w:pPr>
        <w:pStyle w:val="NoSpacing"/>
      </w:pPr>
      <w:r>
        <w:t>Setting foreign key syntax:</w:t>
      </w:r>
    </w:p>
    <w:p w:rsidR="00E26ED5" w:rsidRDefault="00E26ED5" w:rsidP="007A59B6">
      <w:pPr>
        <w:pStyle w:val="NoSpacing"/>
      </w:pPr>
      <w:proofErr w:type="gramStart"/>
      <w:r w:rsidRPr="00E26ED5">
        <w:t>create</w:t>
      </w:r>
      <w:proofErr w:type="gramEnd"/>
      <w:r w:rsidRPr="00E26ED5">
        <w:t xml:space="preserve"> table photos(id serial primary key, </w:t>
      </w:r>
      <w:proofErr w:type="spellStart"/>
      <w:r w:rsidRPr="00E26ED5">
        <w:t>url</w:t>
      </w:r>
      <w:proofErr w:type="spellEnd"/>
      <w:r w:rsidRPr="00E26ED5">
        <w:t xml:space="preserve"> varchar(50), </w:t>
      </w:r>
      <w:proofErr w:type="spellStart"/>
      <w:r w:rsidRPr="00E26ED5">
        <w:rPr>
          <w:b/>
        </w:rPr>
        <w:t>user_id</w:t>
      </w:r>
      <w:proofErr w:type="spellEnd"/>
      <w:r w:rsidRPr="00E26ED5">
        <w:rPr>
          <w:b/>
        </w:rPr>
        <w:t xml:space="preserve"> integer references users(id)</w:t>
      </w:r>
      <w:r w:rsidRPr="00E26ED5">
        <w:t>);</w:t>
      </w:r>
    </w:p>
    <w:p w:rsidR="00E26ED5" w:rsidRDefault="00E26ED5" w:rsidP="007A59B6">
      <w:pPr>
        <w:pStyle w:val="NoSpacing"/>
      </w:pPr>
    </w:p>
    <w:p w:rsidR="00F97138" w:rsidRDefault="00F97138" w:rsidP="007A59B6">
      <w:pPr>
        <w:pStyle w:val="NoSpacing"/>
      </w:pPr>
      <w:r>
        <w:t>If we insert a record but the value specified in foreign key column does not exists in reference table then it raises the error.</w:t>
      </w:r>
    </w:p>
    <w:p w:rsidR="00730AF1" w:rsidRDefault="00730AF1" w:rsidP="007A59B6">
      <w:pPr>
        <w:pStyle w:val="NoSpacing"/>
      </w:pPr>
    </w:p>
    <w:p w:rsidR="00730AF1" w:rsidRDefault="00730AF1" w:rsidP="007A59B6">
      <w:pPr>
        <w:pStyle w:val="NoSpacing"/>
      </w:pPr>
      <w:r>
        <w:t>** In the foreign key column the value must be either value existing in reference table or NULL.</w:t>
      </w:r>
    </w:p>
    <w:p w:rsidR="00F97138" w:rsidRDefault="00F97138" w:rsidP="007A59B6">
      <w:pPr>
        <w:pStyle w:val="NoSpacing"/>
      </w:pPr>
    </w:p>
    <w:p w:rsidR="00DC57DE" w:rsidRDefault="00DC57DE" w:rsidP="007A59B6">
      <w:pPr>
        <w:pStyle w:val="NoSpacing"/>
      </w:pPr>
    </w:p>
    <w:p w:rsidR="00AC2810" w:rsidRDefault="00AC2810" w:rsidP="007A59B6">
      <w:pPr>
        <w:pStyle w:val="NoSpacing"/>
      </w:pPr>
    </w:p>
    <w:p w:rsidR="00AC2810" w:rsidRDefault="00AC2810" w:rsidP="007A59B6">
      <w:pPr>
        <w:pStyle w:val="NoSpacing"/>
      </w:pPr>
    </w:p>
    <w:p w:rsidR="00AC2810" w:rsidRDefault="00AC2810" w:rsidP="007A59B6">
      <w:pPr>
        <w:pStyle w:val="NoSpacing"/>
      </w:pPr>
      <w:r>
        <w:lastRenderedPageBreak/>
        <w:t>Two tables: Users and photos</w:t>
      </w:r>
    </w:p>
    <w:p w:rsidR="00AC2810" w:rsidRDefault="00AC2810" w:rsidP="007A59B6">
      <w:pPr>
        <w:pStyle w:val="NoSpacing"/>
      </w:pPr>
      <w:r>
        <w:t>Photos has foreign key referenced to the users.</w:t>
      </w:r>
    </w:p>
    <w:p w:rsidR="00AC2810" w:rsidRDefault="00AC2810" w:rsidP="007A59B6">
      <w:pPr>
        <w:pStyle w:val="NoSpacing"/>
      </w:pPr>
    </w:p>
    <w:p w:rsidR="007838C4" w:rsidRDefault="007838C4" w:rsidP="007A59B6">
      <w:pPr>
        <w:pStyle w:val="NoSpacing"/>
      </w:pPr>
      <w:proofErr w:type="gramStart"/>
      <w:r>
        <w:t>Users(</w:t>
      </w:r>
      <w:proofErr w:type="gramEnd"/>
      <w:r>
        <w:t>parent table)</w:t>
      </w:r>
    </w:p>
    <w:p w:rsidR="007838C4" w:rsidRDefault="007838C4" w:rsidP="007A59B6">
      <w:pPr>
        <w:pStyle w:val="NoSpacing"/>
      </w:pPr>
      <w:r>
        <w:t>Photos (child table) containing foreign key referenced to users.</w:t>
      </w:r>
    </w:p>
    <w:p w:rsidR="007838C4" w:rsidRDefault="007838C4" w:rsidP="007A59B6">
      <w:pPr>
        <w:pStyle w:val="NoSpacing"/>
      </w:pPr>
    </w:p>
    <w:p w:rsidR="00DC57DE" w:rsidRDefault="00AC762A" w:rsidP="007A59B6">
      <w:pPr>
        <w:pStyle w:val="NoSpacing"/>
        <w:rPr>
          <w:b/>
        </w:rPr>
      </w:pPr>
      <w:r>
        <w:rPr>
          <w:b/>
        </w:rPr>
        <w:t>ON DELETE OPTIONS</w:t>
      </w:r>
      <w:r w:rsidR="00DC57DE">
        <w:rPr>
          <w:b/>
        </w:rPr>
        <w:t>:</w:t>
      </w:r>
    </w:p>
    <w:p w:rsidR="00610643" w:rsidRPr="005C2743" w:rsidRDefault="005C2743" w:rsidP="00610643">
      <w:pPr>
        <w:pStyle w:val="NoSpacing"/>
        <w:numPr>
          <w:ilvl w:val="0"/>
          <w:numId w:val="3"/>
        </w:numPr>
      </w:pPr>
      <w:r>
        <w:t xml:space="preserve">On delete restrict: </w:t>
      </w:r>
      <w:r w:rsidR="00610643">
        <w:rPr>
          <w:noProof/>
        </w:rPr>
        <w:drawing>
          <wp:inline distT="0" distB="0" distL="0" distR="0" wp14:anchorId="24E27BC2" wp14:editId="121D21F4">
            <wp:extent cx="5989461" cy="57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765" t="54132" r="10471" b="33903"/>
                    <a:stretch/>
                  </pic:blipFill>
                  <pic:spPr bwMode="auto">
                    <a:xfrm>
                      <a:off x="0" y="0"/>
                      <a:ext cx="6007673" cy="579607"/>
                    </a:xfrm>
                    <a:prstGeom prst="rect">
                      <a:avLst/>
                    </a:prstGeom>
                    <a:ln>
                      <a:noFill/>
                    </a:ln>
                    <a:extLst>
                      <a:ext uri="{53640926-AAD7-44D8-BBD7-CCE9431645EC}">
                        <a14:shadowObscured xmlns:a14="http://schemas.microsoft.com/office/drawing/2010/main"/>
                      </a:ext>
                    </a:extLst>
                  </pic:spPr>
                </pic:pic>
              </a:graphicData>
            </a:graphic>
          </wp:inline>
        </w:drawing>
      </w:r>
    </w:p>
    <w:p w:rsidR="00DC57DE" w:rsidRDefault="00DC57DE" w:rsidP="007A59B6">
      <w:pPr>
        <w:pStyle w:val="NoSpacing"/>
      </w:pPr>
    </w:p>
    <w:p w:rsidR="00D664E3" w:rsidRDefault="00D664E3" w:rsidP="007A59B6">
      <w:pPr>
        <w:pStyle w:val="NoSpacing"/>
      </w:pPr>
    </w:p>
    <w:p w:rsidR="00FF3051" w:rsidRDefault="007838C4" w:rsidP="000B2421">
      <w:pPr>
        <w:pStyle w:val="NoSpacing"/>
        <w:numPr>
          <w:ilvl w:val="0"/>
          <w:numId w:val="3"/>
        </w:numPr>
      </w:pPr>
      <w:r>
        <w:t xml:space="preserve">On delete cascade: </w:t>
      </w:r>
      <w:r w:rsidR="008A5025">
        <w:t xml:space="preserve">It means </w:t>
      </w:r>
      <w:r w:rsidR="00E20FA2">
        <w:t xml:space="preserve">if we delete a record </w:t>
      </w:r>
      <w:r w:rsidR="00F80D35">
        <w:t xml:space="preserve">in parent table </w:t>
      </w:r>
      <w:r w:rsidR="00E20FA2">
        <w:t xml:space="preserve">then the record dependent on it </w:t>
      </w:r>
      <w:r w:rsidR="00F80D35">
        <w:t xml:space="preserve">in child table </w:t>
      </w:r>
      <w:r w:rsidR="00E20FA2">
        <w:t>will also get deleted.</w:t>
      </w:r>
    </w:p>
    <w:p w:rsidR="005707B5" w:rsidRDefault="005707B5" w:rsidP="005707B5">
      <w:pPr>
        <w:pStyle w:val="NoSpacing"/>
        <w:ind w:left="720"/>
      </w:pPr>
    </w:p>
    <w:p w:rsidR="000B2421" w:rsidRDefault="005707B5" w:rsidP="00207007">
      <w:pPr>
        <w:pStyle w:val="NoSpacing"/>
        <w:ind w:left="720"/>
        <w:rPr>
          <w:b/>
        </w:rPr>
      </w:pPr>
      <w:proofErr w:type="spellStart"/>
      <w:r>
        <w:t>e.g</w:t>
      </w:r>
      <w:proofErr w:type="spellEnd"/>
      <w:r>
        <w:t xml:space="preserve"> </w:t>
      </w:r>
    </w:p>
    <w:p w:rsidR="000D7B01" w:rsidRDefault="000D7B01" w:rsidP="005707B5">
      <w:pPr>
        <w:pStyle w:val="NoSpacing"/>
        <w:ind w:left="720"/>
        <w:rPr>
          <w:b/>
        </w:rPr>
      </w:pPr>
    </w:p>
    <w:p w:rsidR="000D7B01" w:rsidRPr="00311462" w:rsidRDefault="000D7B01" w:rsidP="000D7B01">
      <w:pPr>
        <w:numPr>
          <w:ilvl w:val="0"/>
          <w:numId w:val="4"/>
        </w:numPr>
        <w:shd w:val="clear" w:color="auto" w:fill="FFFFFF"/>
        <w:spacing w:after="0" w:afterAutospacing="1" w:line="240" w:lineRule="auto"/>
        <w:ind w:left="0"/>
        <w:rPr>
          <w:rFonts w:ascii="Consolas" w:eastAsia="Times New Roman" w:hAnsi="Consolas" w:cs="Times New Roman"/>
          <w:color w:val="1C1D1F"/>
          <w:sz w:val="18"/>
          <w:szCs w:val="18"/>
        </w:rPr>
      </w:pPr>
      <w:r w:rsidRPr="00311462">
        <w:rPr>
          <w:rFonts w:ascii="Consolas" w:eastAsia="Times New Roman" w:hAnsi="Consolas" w:cs="Times New Roman"/>
          <w:color w:val="1C1D1F"/>
          <w:sz w:val="18"/>
          <w:szCs w:val="18"/>
        </w:rPr>
        <w:t>CREATE TABLE photos (</w:t>
      </w:r>
    </w:p>
    <w:p w:rsidR="000D7B01" w:rsidRPr="00311462" w:rsidRDefault="000D7B01" w:rsidP="000D7B01">
      <w:pPr>
        <w:numPr>
          <w:ilvl w:val="0"/>
          <w:numId w:val="4"/>
        </w:numPr>
        <w:shd w:val="clear" w:color="auto" w:fill="FFFFFF"/>
        <w:spacing w:beforeAutospacing="1" w:after="0" w:afterAutospacing="1" w:line="240" w:lineRule="auto"/>
        <w:ind w:left="0"/>
        <w:rPr>
          <w:rFonts w:ascii="Consolas" w:eastAsia="Times New Roman" w:hAnsi="Consolas" w:cs="Times New Roman"/>
          <w:color w:val="1C1D1F"/>
          <w:sz w:val="18"/>
          <w:szCs w:val="18"/>
        </w:rPr>
      </w:pPr>
      <w:r w:rsidRPr="00311462">
        <w:rPr>
          <w:rFonts w:ascii="Consolas" w:eastAsia="Times New Roman" w:hAnsi="Consolas" w:cs="Times New Roman"/>
          <w:color w:val="1C1D1F"/>
          <w:sz w:val="18"/>
          <w:szCs w:val="18"/>
        </w:rPr>
        <w:t>id SERIAL PRIMARY KEY,</w:t>
      </w:r>
    </w:p>
    <w:p w:rsidR="000D7B01" w:rsidRPr="00311462" w:rsidRDefault="000D7B01" w:rsidP="000D7B01">
      <w:pPr>
        <w:numPr>
          <w:ilvl w:val="0"/>
          <w:numId w:val="4"/>
        </w:numPr>
        <w:shd w:val="clear" w:color="auto" w:fill="FFFFFF"/>
        <w:spacing w:beforeAutospacing="1" w:after="0" w:afterAutospacing="1" w:line="240" w:lineRule="auto"/>
        <w:ind w:left="0"/>
        <w:rPr>
          <w:rFonts w:ascii="Consolas" w:eastAsia="Times New Roman" w:hAnsi="Consolas" w:cs="Times New Roman"/>
          <w:color w:val="1C1D1F"/>
          <w:sz w:val="18"/>
          <w:szCs w:val="18"/>
        </w:rPr>
      </w:pPr>
      <w:proofErr w:type="spellStart"/>
      <w:r w:rsidRPr="00311462">
        <w:rPr>
          <w:rFonts w:ascii="Consolas" w:eastAsia="Times New Roman" w:hAnsi="Consolas" w:cs="Times New Roman"/>
          <w:color w:val="1C1D1F"/>
          <w:sz w:val="18"/>
          <w:szCs w:val="18"/>
        </w:rPr>
        <w:t>url</w:t>
      </w:r>
      <w:proofErr w:type="spellEnd"/>
      <w:r w:rsidRPr="00311462">
        <w:rPr>
          <w:rFonts w:ascii="Consolas" w:eastAsia="Times New Roman" w:hAnsi="Consolas" w:cs="Times New Roman"/>
          <w:color w:val="1C1D1F"/>
          <w:sz w:val="18"/>
          <w:szCs w:val="18"/>
        </w:rPr>
        <w:t xml:space="preserve"> VARCHAR(200),</w:t>
      </w:r>
    </w:p>
    <w:p w:rsidR="000D7B01" w:rsidRPr="00311462" w:rsidRDefault="000D7B01" w:rsidP="000D7B01">
      <w:pPr>
        <w:numPr>
          <w:ilvl w:val="0"/>
          <w:numId w:val="4"/>
        </w:numPr>
        <w:shd w:val="clear" w:color="auto" w:fill="FFFFFF"/>
        <w:spacing w:beforeAutospacing="1" w:after="0" w:afterAutospacing="1" w:line="240" w:lineRule="auto"/>
        <w:ind w:left="0"/>
        <w:rPr>
          <w:rFonts w:ascii="Consolas" w:eastAsia="Times New Roman" w:hAnsi="Consolas" w:cs="Times New Roman"/>
          <w:color w:val="1C1D1F"/>
          <w:sz w:val="18"/>
          <w:szCs w:val="18"/>
        </w:rPr>
      </w:pPr>
      <w:proofErr w:type="spellStart"/>
      <w:r w:rsidRPr="00311462">
        <w:rPr>
          <w:rFonts w:ascii="Consolas" w:eastAsia="Times New Roman" w:hAnsi="Consolas" w:cs="Times New Roman"/>
          <w:color w:val="1C1D1F"/>
          <w:sz w:val="18"/>
          <w:szCs w:val="18"/>
        </w:rPr>
        <w:t>user_id</w:t>
      </w:r>
      <w:proofErr w:type="spellEnd"/>
      <w:r w:rsidRPr="00311462">
        <w:rPr>
          <w:rFonts w:ascii="Consolas" w:eastAsia="Times New Roman" w:hAnsi="Consolas" w:cs="Times New Roman"/>
          <w:color w:val="1C1D1F"/>
          <w:sz w:val="18"/>
          <w:szCs w:val="18"/>
        </w:rPr>
        <w:t xml:space="preserve"> INTEGER REFERENCES users(id)</w:t>
      </w:r>
      <w:r>
        <w:rPr>
          <w:rFonts w:ascii="Consolas" w:eastAsia="Times New Roman" w:hAnsi="Consolas" w:cs="Times New Roman"/>
          <w:color w:val="1C1D1F"/>
          <w:sz w:val="18"/>
          <w:szCs w:val="18"/>
        </w:rPr>
        <w:t xml:space="preserve"> </w:t>
      </w:r>
      <w:r w:rsidRPr="00C9112C">
        <w:rPr>
          <w:rFonts w:ascii="Consolas" w:eastAsia="Times New Roman" w:hAnsi="Consolas" w:cs="Times New Roman"/>
          <w:b/>
          <w:color w:val="1C1D1F"/>
          <w:sz w:val="18"/>
          <w:szCs w:val="18"/>
        </w:rPr>
        <w:t>ON DELETE CASCADE</w:t>
      </w:r>
    </w:p>
    <w:p w:rsidR="000D7B01" w:rsidRPr="00311462" w:rsidRDefault="000D7B01" w:rsidP="000D7B01">
      <w:pPr>
        <w:numPr>
          <w:ilvl w:val="0"/>
          <w:numId w:val="4"/>
        </w:numPr>
        <w:shd w:val="clear" w:color="auto" w:fill="FFFFFF"/>
        <w:spacing w:beforeAutospacing="1" w:after="0" w:afterAutospacing="1" w:line="240" w:lineRule="auto"/>
        <w:ind w:left="0"/>
        <w:rPr>
          <w:rFonts w:ascii="Consolas" w:eastAsia="Times New Roman" w:hAnsi="Consolas" w:cs="Times New Roman"/>
          <w:color w:val="1C1D1F"/>
          <w:sz w:val="18"/>
          <w:szCs w:val="18"/>
        </w:rPr>
      </w:pPr>
      <w:r w:rsidRPr="00311462">
        <w:rPr>
          <w:rFonts w:ascii="Consolas" w:eastAsia="Times New Roman" w:hAnsi="Consolas" w:cs="Times New Roman"/>
          <w:color w:val="1C1D1F"/>
          <w:sz w:val="18"/>
          <w:szCs w:val="18"/>
        </w:rPr>
        <w:t>);</w:t>
      </w:r>
    </w:p>
    <w:p w:rsidR="005707B5" w:rsidRPr="005707B5" w:rsidRDefault="00647BDF" w:rsidP="005707B5">
      <w:pPr>
        <w:pStyle w:val="NoSpacing"/>
        <w:ind w:left="720"/>
        <w:rPr>
          <w:b/>
        </w:rPr>
      </w:pPr>
      <w:r>
        <w:rPr>
          <w:b/>
        </w:rPr>
        <w:t xml:space="preserve"> </w:t>
      </w:r>
    </w:p>
    <w:p w:rsidR="00AC762A" w:rsidRDefault="00AC762A" w:rsidP="00AC762A">
      <w:pPr>
        <w:pStyle w:val="NoSpacing"/>
      </w:pPr>
    </w:p>
    <w:p w:rsidR="00AC762A" w:rsidRDefault="00AC762A" w:rsidP="00AC762A">
      <w:pPr>
        <w:pStyle w:val="NoSpacing"/>
        <w:numPr>
          <w:ilvl w:val="0"/>
          <w:numId w:val="3"/>
        </w:numPr>
      </w:pPr>
      <w:r>
        <w:t xml:space="preserve">On delete set null </w:t>
      </w:r>
      <w:r>
        <w:sym w:font="Wingdings" w:char="F0E0"/>
      </w:r>
      <w:r>
        <w:t xml:space="preserve"> Set the value of the foreign key column to NULL in the child table (photos).</w:t>
      </w:r>
    </w:p>
    <w:p w:rsidR="00C34D2C" w:rsidRDefault="00C34D2C" w:rsidP="00C34D2C">
      <w:pPr>
        <w:pStyle w:val="NoSpacing"/>
      </w:pPr>
    </w:p>
    <w:p w:rsidR="00C34D2C" w:rsidRPr="00311462" w:rsidRDefault="00C34D2C" w:rsidP="00C34D2C">
      <w:pPr>
        <w:pStyle w:val="NoSpacing"/>
      </w:pPr>
      <w:r w:rsidRPr="00311462">
        <w:t>CREATE TABLE photos (</w:t>
      </w:r>
    </w:p>
    <w:p w:rsidR="00C34D2C" w:rsidRPr="00311462" w:rsidRDefault="00C34D2C" w:rsidP="00C34D2C">
      <w:pPr>
        <w:pStyle w:val="NoSpacing"/>
      </w:pPr>
      <w:proofErr w:type="gramStart"/>
      <w:r w:rsidRPr="00311462">
        <w:t>id</w:t>
      </w:r>
      <w:proofErr w:type="gramEnd"/>
      <w:r w:rsidRPr="00311462">
        <w:t xml:space="preserve"> SERIAL PRIMARY KEY,</w:t>
      </w:r>
    </w:p>
    <w:p w:rsidR="00C34D2C" w:rsidRPr="00311462" w:rsidRDefault="00C34D2C" w:rsidP="00C34D2C">
      <w:pPr>
        <w:pStyle w:val="NoSpacing"/>
      </w:pPr>
      <w:proofErr w:type="spellStart"/>
      <w:proofErr w:type="gramStart"/>
      <w:r w:rsidRPr="00311462">
        <w:t>url</w:t>
      </w:r>
      <w:proofErr w:type="spellEnd"/>
      <w:proofErr w:type="gramEnd"/>
      <w:r w:rsidRPr="00311462">
        <w:t xml:space="preserve"> VARCHAR(200),</w:t>
      </w:r>
    </w:p>
    <w:p w:rsidR="00C34D2C" w:rsidRDefault="00C34D2C" w:rsidP="00C34D2C">
      <w:pPr>
        <w:pStyle w:val="NoSpacing"/>
      </w:pPr>
      <w:proofErr w:type="spellStart"/>
      <w:proofErr w:type="gramStart"/>
      <w:r w:rsidRPr="00311462">
        <w:t>user_id</w:t>
      </w:r>
      <w:proofErr w:type="spellEnd"/>
      <w:proofErr w:type="gramEnd"/>
      <w:r w:rsidRPr="00311462">
        <w:t xml:space="preserve"> INTEGER REFERENCES users(id)</w:t>
      </w:r>
      <w:r>
        <w:t xml:space="preserve"> </w:t>
      </w:r>
      <w:r w:rsidRPr="005A6CC9">
        <w:rPr>
          <w:b/>
        </w:rPr>
        <w:t>on delete set NULL</w:t>
      </w:r>
    </w:p>
    <w:p w:rsidR="00C34D2C" w:rsidRDefault="00C34D2C" w:rsidP="00C34D2C">
      <w:pPr>
        <w:pStyle w:val="NoSpacing"/>
      </w:pPr>
      <w:r w:rsidRPr="00311462">
        <w:t>);</w:t>
      </w:r>
    </w:p>
    <w:p w:rsidR="00C34D2C" w:rsidRDefault="00C34D2C" w:rsidP="00C34D2C">
      <w:pPr>
        <w:pStyle w:val="NoSpacing"/>
      </w:pPr>
    </w:p>
    <w:p w:rsidR="00A56FC8" w:rsidRDefault="00A56FC8" w:rsidP="00C30CB1">
      <w:pPr>
        <w:pStyle w:val="NoSpacing"/>
      </w:pPr>
    </w:p>
    <w:p w:rsidR="00A56FC8" w:rsidRDefault="00A56FC8" w:rsidP="00C30CB1">
      <w:pPr>
        <w:pStyle w:val="NoSpacing"/>
      </w:pPr>
    </w:p>
    <w:p w:rsidR="00A56FC8" w:rsidRDefault="00A56FC8" w:rsidP="00C30CB1">
      <w:pPr>
        <w:pStyle w:val="NoSpacing"/>
      </w:pPr>
    </w:p>
    <w:p w:rsidR="00C34D2C" w:rsidRDefault="00C34D2C" w:rsidP="00C34D2C">
      <w:pPr>
        <w:pStyle w:val="NoSpacing"/>
      </w:pPr>
      <w:r>
        <w:rPr>
          <w:noProof/>
        </w:rPr>
        <w:lastRenderedPageBreak/>
        <w:drawing>
          <wp:inline distT="0" distB="0" distL="0" distR="0" wp14:anchorId="5AF7E028" wp14:editId="725F53DE">
            <wp:extent cx="4876800" cy="35858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889" t="38367" r="35684" b="28395"/>
                    <a:stretch/>
                  </pic:blipFill>
                  <pic:spPr bwMode="auto">
                    <a:xfrm>
                      <a:off x="0" y="0"/>
                      <a:ext cx="4886659" cy="3593131"/>
                    </a:xfrm>
                    <a:prstGeom prst="rect">
                      <a:avLst/>
                    </a:prstGeom>
                    <a:ln>
                      <a:noFill/>
                    </a:ln>
                    <a:extLst>
                      <a:ext uri="{53640926-AAD7-44D8-BBD7-CCE9431645EC}">
                        <a14:shadowObscured xmlns:a14="http://schemas.microsoft.com/office/drawing/2010/main"/>
                      </a:ext>
                    </a:extLst>
                  </pic:spPr>
                </pic:pic>
              </a:graphicData>
            </a:graphic>
          </wp:inline>
        </w:drawing>
      </w:r>
    </w:p>
    <w:p w:rsidR="00AC762A" w:rsidRDefault="00AC762A" w:rsidP="00C34D2C"/>
    <w:p w:rsidR="00CA61F9" w:rsidRDefault="00CA61F9" w:rsidP="00CA61F9">
      <w:pPr>
        <w:pStyle w:val="NoSpacing"/>
        <w:numPr>
          <w:ilvl w:val="0"/>
          <w:numId w:val="3"/>
        </w:numPr>
      </w:pPr>
      <w:r>
        <w:t>On delete set default</w:t>
      </w:r>
      <w:r w:rsidR="00947673">
        <w:t xml:space="preserve"> </w:t>
      </w:r>
      <w:r w:rsidR="00947673">
        <w:sym w:font="Wingdings" w:char="F0E0"/>
      </w:r>
      <w:r w:rsidR="00947673">
        <w:t xml:space="preserve"> </w:t>
      </w:r>
      <w:proofErr w:type="gramStart"/>
      <w:r w:rsidR="00947673">
        <w:t>It</w:t>
      </w:r>
      <w:proofErr w:type="gramEnd"/>
      <w:r w:rsidR="00947673">
        <w:t xml:space="preserve"> will set the default value for records in child table that are referenced to records deleted.</w:t>
      </w:r>
    </w:p>
    <w:p w:rsidR="00CA61F9" w:rsidRDefault="00CA61F9" w:rsidP="00CA61F9">
      <w:pPr>
        <w:pStyle w:val="NoSpacing"/>
      </w:pPr>
    </w:p>
    <w:p w:rsidR="00742C3A" w:rsidRPr="00742C3A" w:rsidRDefault="00742C3A" w:rsidP="00CA61F9">
      <w:pPr>
        <w:pStyle w:val="NoSpacing"/>
      </w:pPr>
      <w:r>
        <w:rPr>
          <w:b/>
        </w:rPr>
        <w:t xml:space="preserve">Select </w:t>
      </w:r>
      <w:r w:rsidRPr="00742C3A">
        <w:rPr>
          <w:b/>
        </w:rPr>
        <w:sym w:font="Wingdings" w:char="F0E0"/>
      </w:r>
      <w:r>
        <w:rPr>
          <w:b/>
        </w:rPr>
        <w:t xml:space="preserve"> </w:t>
      </w:r>
      <w:r>
        <w:t>Used to retrieve records from the table.</w:t>
      </w:r>
    </w:p>
    <w:p w:rsidR="00742C3A" w:rsidRDefault="00742C3A" w:rsidP="00CA61F9">
      <w:pPr>
        <w:pStyle w:val="NoSpacing"/>
      </w:pPr>
    </w:p>
    <w:p w:rsidR="00DE3D87" w:rsidRPr="00DE3D87" w:rsidRDefault="00DE3D87" w:rsidP="00DE3D87">
      <w:pPr>
        <w:pStyle w:val="NoSpacing"/>
        <w:jc w:val="center"/>
        <w:rPr>
          <w:b/>
          <w:sz w:val="30"/>
        </w:rPr>
      </w:pPr>
      <w:r w:rsidRPr="00DE3D87">
        <w:rPr>
          <w:b/>
          <w:sz w:val="30"/>
        </w:rPr>
        <w:t>LIKE and ILIKE</w:t>
      </w:r>
    </w:p>
    <w:p w:rsidR="00DE3D87" w:rsidRPr="00DE3D87" w:rsidRDefault="00DE3D87" w:rsidP="00CA61F9">
      <w:pPr>
        <w:pStyle w:val="NoSpacing"/>
      </w:pPr>
    </w:p>
    <w:p w:rsidR="00947673" w:rsidRDefault="00DE3D87" w:rsidP="00CA61F9">
      <w:pPr>
        <w:pStyle w:val="NoSpacing"/>
      </w:pPr>
      <w:r>
        <w:t xml:space="preserve">Like </w:t>
      </w:r>
      <w:r>
        <w:sym w:font="Wingdings" w:char="F0E0"/>
      </w:r>
      <w:r>
        <w:t xml:space="preserve"> It is used for the </w:t>
      </w:r>
      <w:r w:rsidR="00541EF6">
        <w:t xml:space="preserve">purpose of the pattern matching of the string data with the wildcard </w:t>
      </w:r>
      <w:proofErr w:type="spellStart"/>
      <w:proofErr w:type="gramStart"/>
      <w:r w:rsidR="00C03527">
        <w:t>b</w:t>
      </w:r>
      <w:r w:rsidR="00541EF6">
        <w:t>ch</w:t>
      </w:r>
      <w:r w:rsidR="00113D9B">
        <w:t>aracters</w:t>
      </w:r>
      <w:proofErr w:type="spellEnd"/>
      <w:r w:rsidR="00113D9B">
        <w:t>(</w:t>
      </w:r>
      <w:proofErr w:type="gramEnd"/>
      <w:r w:rsidR="00113D9B">
        <w:t>*, _</w:t>
      </w:r>
      <w:r w:rsidR="00541EF6">
        <w:t>)</w:t>
      </w:r>
    </w:p>
    <w:p w:rsidR="002005C5" w:rsidRDefault="002005C5" w:rsidP="00CA61F9">
      <w:pPr>
        <w:pStyle w:val="NoSpacing"/>
      </w:pPr>
      <w:r>
        <w:t>Like is case sensitive.</w:t>
      </w:r>
    </w:p>
    <w:p w:rsidR="002005C5" w:rsidRDefault="002005C5" w:rsidP="00CA61F9">
      <w:pPr>
        <w:pStyle w:val="NoSpacing"/>
      </w:pPr>
      <w:proofErr w:type="spellStart"/>
      <w:r>
        <w:t>ILike</w:t>
      </w:r>
      <w:proofErr w:type="spellEnd"/>
      <w:r>
        <w:t xml:space="preserve"> is case insensitive.</w:t>
      </w:r>
    </w:p>
    <w:p w:rsidR="00113D9B" w:rsidRDefault="00113D9B" w:rsidP="00CA61F9">
      <w:pPr>
        <w:pStyle w:val="NoSpacing"/>
      </w:pPr>
      <w:r>
        <w:t xml:space="preserve">% </w:t>
      </w:r>
      <w:r>
        <w:sym w:font="Wingdings" w:char="F0E0"/>
      </w:r>
      <w:r>
        <w:t xml:space="preserve"> </w:t>
      </w:r>
      <w:r w:rsidR="001F1421">
        <w:t>matches any sequence of characters</w:t>
      </w:r>
      <w:r w:rsidR="002254EA">
        <w:t xml:space="preserve"> (0 </w:t>
      </w:r>
      <w:proofErr w:type="gramStart"/>
      <w:r w:rsidR="002254EA">
        <w:t>to</w:t>
      </w:r>
      <w:proofErr w:type="gramEnd"/>
      <w:r w:rsidR="002254EA">
        <w:t xml:space="preserve"> many)</w:t>
      </w:r>
      <w:r w:rsidR="001F1421">
        <w:t>.</w:t>
      </w:r>
    </w:p>
    <w:p w:rsidR="001F1421" w:rsidRDefault="001F1421" w:rsidP="00CA61F9">
      <w:pPr>
        <w:pStyle w:val="NoSpacing"/>
      </w:pPr>
      <w:r>
        <w:t xml:space="preserve">/ </w:t>
      </w:r>
      <w:r>
        <w:sym w:font="Wingdings" w:char="F0E0"/>
      </w:r>
      <w:r w:rsidR="0083530F">
        <w:t xml:space="preserve"> matches any single characters</w:t>
      </w:r>
      <w:r w:rsidR="002254EA">
        <w:t xml:space="preserve"> (only one)</w:t>
      </w:r>
      <w:r w:rsidR="0083530F">
        <w:t>.</w:t>
      </w:r>
    </w:p>
    <w:p w:rsidR="00541EF6" w:rsidRDefault="00541EF6" w:rsidP="00CA61F9">
      <w:pPr>
        <w:pStyle w:val="NoSpacing"/>
      </w:pPr>
    </w:p>
    <w:p w:rsidR="002A2D9D" w:rsidRDefault="002A2D9D" w:rsidP="00CA61F9">
      <w:pPr>
        <w:pStyle w:val="NoSpacing"/>
      </w:pPr>
      <w:proofErr w:type="spellStart"/>
      <w:r>
        <w:t>e.g</w:t>
      </w:r>
      <w:proofErr w:type="spellEnd"/>
    </w:p>
    <w:p w:rsidR="002A2D9D" w:rsidRDefault="002A2D9D" w:rsidP="00CA61F9">
      <w:pPr>
        <w:pStyle w:val="NoSpacing"/>
      </w:pPr>
      <w:proofErr w:type="gramStart"/>
      <w:r>
        <w:t>names</w:t>
      </w:r>
      <w:proofErr w:type="gramEnd"/>
      <w:r>
        <w:t xml:space="preserve"> begin with </w:t>
      </w:r>
      <w:r w:rsidR="00405283">
        <w:t>‘</w:t>
      </w:r>
      <w:r>
        <w:t>A</w:t>
      </w:r>
      <w:r w:rsidR="00405283">
        <w:t>’</w:t>
      </w:r>
      <w:r>
        <w:t xml:space="preserve"> : A%</w:t>
      </w:r>
    </w:p>
    <w:p w:rsidR="002A2D9D" w:rsidRDefault="002A2D9D" w:rsidP="00CA61F9">
      <w:pPr>
        <w:pStyle w:val="NoSpacing"/>
      </w:pPr>
      <w:proofErr w:type="gramStart"/>
      <w:r>
        <w:t>names</w:t>
      </w:r>
      <w:proofErr w:type="gramEnd"/>
      <w:r>
        <w:t xml:space="preserve"> end with </w:t>
      </w:r>
      <w:r w:rsidR="00405283">
        <w:t>‘</w:t>
      </w:r>
      <w:r>
        <w:t>A</w:t>
      </w:r>
      <w:r w:rsidR="00405283">
        <w:t>’</w:t>
      </w:r>
      <w:r>
        <w:t>: %A</w:t>
      </w:r>
    </w:p>
    <w:p w:rsidR="00F9179E" w:rsidRDefault="00F9179E" w:rsidP="00CA61F9">
      <w:pPr>
        <w:pStyle w:val="NoSpacing"/>
      </w:pPr>
    </w:p>
    <w:p w:rsidR="00B05B41" w:rsidRDefault="00B05B41" w:rsidP="00CA61F9">
      <w:pPr>
        <w:pStyle w:val="NoSpacing"/>
      </w:pPr>
      <w:r>
        <w:rPr>
          <w:b/>
        </w:rPr>
        <w:t xml:space="preserve">NOT LIKE  </w:t>
      </w:r>
      <w:r w:rsidRPr="00B05B41">
        <w:rPr>
          <w:b/>
        </w:rPr>
        <w:sym w:font="Wingdings" w:char="F0E0"/>
      </w:r>
      <w:r>
        <w:rPr>
          <w:b/>
        </w:rPr>
        <w:t xml:space="preserve"> </w:t>
      </w:r>
      <w:r>
        <w:t>use not like when you want records not matching the pattern.</w:t>
      </w:r>
    </w:p>
    <w:p w:rsidR="00C03527" w:rsidRPr="00B05B41" w:rsidRDefault="00C03527" w:rsidP="00CA61F9">
      <w:pPr>
        <w:pStyle w:val="NoSpacing"/>
      </w:pPr>
    </w:p>
    <w:p w:rsidR="00947673" w:rsidRDefault="00947673">
      <w:pPr>
        <w:pStyle w:val="NoSpacing"/>
        <w:rPr>
          <w:sz w:val="30"/>
        </w:rPr>
        <w:pPrChange w:id="0" w:author="Mridul Rajbhar" w:date="2022-10-16T14:50:00Z">
          <w:pPr>
            <w:pStyle w:val="NoSpacing"/>
            <w:jc w:val="center"/>
          </w:pPr>
        </w:pPrChange>
      </w:pPr>
      <w:del w:id="1" w:author="Mridul Rajbhar" w:date="2022-10-16T14:50:00Z">
        <w:r w:rsidDel="00591C72">
          <w:rPr>
            <w:sz w:val="30"/>
          </w:rPr>
          <w:delText>JOINS</w:delText>
        </w:r>
      </w:del>
    </w:p>
    <w:p w:rsidR="00947673" w:rsidRPr="00947673" w:rsidRDefault="00947673" w:rsidP="00947673">
      <w:pPr>
        <w:pStyle w:val="NoSpacing"/>
      </w:pPr>
    </w:p>
    <w:p w:rsidR="00947673" w:rsidRDefault="00947673" w:rsidP="00CA61F9">
      <w:pPr>
        <w:pStyle w:val="NoSpacing"/>
      </w:pPr>
    </w:p>
    <w:p w:rsidR="00CA61F9" w:rsidRDefault="00CA61F9" w:rsidP="00CA61F9">
      <w:pPr>
        <w:pStyle w:val="NoSpacing"/>
      </w:pPr>
    </w:p>
    <w:p w:rsidR="00D664E3" w:rsidRDefault="00D664E3" w:rsidP="007A59B6">
      <w:pPr>
        <w:pStyle w:val="NoSpacing"/>
      </w:pPr>
      <w:r w:rsidRPr="00D664E3">
        <w:rPr>
          <w:b/>
        </w:rPr>
        <w:lastRenderedPageBreak/>
        <w:t>Comparison math operations</w:t>
      </w:r>
    </w:p>
    <w:p w:rsidR="00D664E3" w:rsidRDefault="00D664E3" w:rsidP="007A59B6">
      <w:pPr>
        <w:pStyle w:val="NoSpacing"/>
      </w:pPr>
    </w:p>
    <w:p w:rsidR="00D664E3" w:rsidRDefault="00D664E3" w:rsidP="007A59B6">
      <w:pPr>
        <w:pStyle w:val="NoSpacing"/>
      </w:pPr>
      <w:r>
        <w:t xml:space="preserve">= </w:t>
      </w:r>
      <w:r>
        <w:sym w:font="Wingdings" w:char="F0E0"/>
      </w:r>
      <w:r>
        <w:t xml:space="preserve"> check equality</w:t>
      </w:r>
    </w:p>
    <w:p w:rsidR="008E2533" w:rsidRDefault="008E2533" w:rsidP="007A59B6">
      <w:pPr>
        <w:pStyle w:val="NoSpacing"/>
      </w:pPr>
      <w:r>
        <w:t xml:space="preserve"> </w:t>
      </w:r>
      <w:r w:rsidR="00516484">
        <w:t>&lt;, &gt;</w:t>
      </w:r>
      <w:proofErr w:type="gramStart"/>
      <w:r w:rsidR="00516484">
        <w:t>, !</w:t>
      </w:r>
      <w:proofErr w:type="gramEnd"/>
      <w:r w:rsidR="00516484">
        <w:t>= / &lt;&gt;, &lt;=, &gt;=, between</w:t>
      </w:r>
    </w:p>
    <w:p w:rsidR="00516484" w:rsidRDefault="00516484" w:rsidP="007A59B6">
      <w:pPr>
        <w:pStyle w:val="NoSpacing"/>
      </w:pPr>
    </w:p>
    <w:p w:rsidR="00516484" w:rsidRDefault="00516484" w:rsidP="007A59B6">
      <w:pPr>
        <w:pStyle w:val="NoSpacing"/>
      </w:pPr>
      <w:r>
        <w:t xml:space="preserve">IN </w:t>
      </w:r>
      <w:r>
        <w:sym w:font="Wingdings" w:char="F0E0"/>
      </w:r>
      <w:r>
        <w:t xml:space="preserve"> check if value is in the list.</w:t>
      </w:r>
    </w:p>
    <w:p w:rsidR="00516484" w:rsidRDefault="00516484" w:rsidP="007A59B6">
      <w:pPr>
        <w:pStyle w:val="NoSpacing"/>
      </w:pPr>
      <w:proofErr w:type="gramStart"/>
      <w:r w:rsidRPr="00516484">
        <w:t>select</w:t>
      </w:r>
      <w:proofErr w:type="gramEnd"/>
      <w:r w:rsidRPr="00516484">
        <w:t xml:space="preserve"> name, area from cities where name in ('</w:t>
      </w:r>
      <w:proofErr w:type="spellStart"/>
      <w:r w:rsidRPr="00516484">
        <w:t>delhi</w:t>
      </w:r>
      <w:proofErr w:type="spellEnd"/>
      <w:r w:rsidRPr="00516484">
        <w:t>', 'Shanghai');</w:t>
      </w:r>
    </w:p>
    <w:p w:rsidR="00516484" w:rsidRDefault="00516484" w:rsidP="007A59B6">
      <w:pPr>
        <w:pStyle w:val="NoSpacing"/>
      </w:pPr>
    </w:p>
    <w:p w:rsidR="00516484" w:rsidRDefault="00516484" w:rsidP="007A59B6">
      <w:pPr>
        <w:pStyle w:val="NoSpacing"/>
      </w:pPr>
      <w:r>
        <w:t xml:space="preserve">NOT IN </w:t>
      </w:r>
      <w:r>
        <w:sym w:font="Wingdings" w:char="F0E0"/>
      </w:r>
      <w:r>
        <w:t xml:space="preserve"> check if values not in list.</w:t>
      </w:r>
    </w:p>
    <w:p w:rsidR="00512BF7" w:rsidRDefault="00512BF7" w:rsidP="007A59B6">
      <w:pPr>
        <w:pStyle w:val="NoSpacing"/>
      </w:pPr>
    </w:p>
    <w:p w:rsidR="00512BF7" w:rsidRDefault="00512BF7" w:rsidP="007A59B6">
      <w:pPr>
        <w:pStyle w:val="NoSpacing"/>
      </w:pPr>
    </w:p>
    <w:p w:rsidR="000200EB" w:rsidRPr="00887E6F" w:rsidRDefault="000200EB" w:rsidP="000200EB">
      <w:pPr>
        <w:pStyle w:val="NoSpacing"/>
        <w:rPr>
          <w:b/>
        </w:rPr>
      </w:pPr>
      <w:r w:rsidRPr="00887E6F">
        <w:rPr>
          <w:b/>
        </w:rPr>
        <w:t>Commands</w:t>
      </w:r>
    </w:p>
    <w:p w:rsidR="000200EB" w:rsidRDefault="000200EB" w:rsidP="000200EB">
      <w:pPr>
        <w:pStyle w:val="NoSpacing"/>
      </w:pPr>
    </w:p>
    <w:p w:rsidR="00CC5302" w:rsidRDefault="00CC5302" w:rsidP="000200EB">
      <w:pPr>
        <w:pStyle w:val="NoSpacing"/>
      </w:pPr>
      <w:r>
        <w:t xml:space="preserve">\l </w:t>
      </w:r>
      <w:r>
        <w:sym w:font="Wingdings" w:char="F0E0"/>
      </w:r>
      <w:r>
        <w:t xml:space="preserve"> number of databases.</w:t>
      </w:r>
    </w:p>
    <w:p w:rsidR="000200EB" w:rsidRDefault="000200EB" w:rsidP="000200EB">
      <w:pPr>
        <w:pStyle w:val="NoSpacing"/>
      </w:pPr>
      <w:r>
        <w:t>\</w:t>
      </w:r>
      <w:proofErr w:type="spellStart"/>
      <w:r>
        <w:t>dt</w:t>
      </w:r>
      <w:proofErr w:type="spellEnd"/>
      <w:r>
        <w:t xml:space="preserve"> show tables in database.</w:t>
      </w:r>
    </w:p>
    <w:p w:rsidR="000200EB" w:rsidRDefault="000200EB" w:rsidP="000200EB">
      <w:pPr>
        <w:pStyle w:val="NoSpacing"/>
      </w:pPr>
      <w:r>
        <w:t xml:space="preserve">\c </w:t>
      </w:r>
      <w:r w:rsidR="00CC5302">
        <w:t>&lt;&lt;</w:t>
      </w:r>
      <w:proofErr w:type="spellStart"/>
      <w:r>
        <w:t>db_name</w:t>
      </w:r>
      <w:proofErr w:type="spellEnd"/>
      <w:r w:rsidR="00CC5302">
        <w:t>&gt;&gt;</w:t>
      </w:r>
      <w:r w:rsidR="006506CC">
        <w:t xml:space="preserve"> </w:t>
      </w:r>
      <w:r>
        <w:sym w:font="Wingdings" w:char="F0E0"/>
      </w:r>
      <w:r>
        <w:t xml:space="preserve"> connect to database/ switch to database.</w:t>
      </w:r>
    </w:p>
    <w:p w:rsidR="000200EB" w:rsidRDefault="000200EB" w:rsidP="007A59B6">
      <w:pPr>
        <w:pStyle w:val="NoSpacing"/>
      </w:pPr>
      <w:proofErr w:type="spellStart"/>
      <w:r>
        <w:t>Pg_dump</w:t>
      </w:r>
      <w:proofErr w:type="spellEnd"/>
      <w:r>
        <w:t xml:space="preserve"> </w:t>
      </w:r>
      <w:r>
        <w:sym w:font="Wingdings" w:char="F0E0"/>
      </w:r>
      <w:r>
        <w:t xml:space="preserve"> </w:t>
      </w:r>
      <w:r w:rsidR="0029302D">
        <w:t>it is used to create back file of the databases.</w:t>
      </w:r>
    </w:p>
    <w:p w:rsidR="009F400B" w:rsidRDefault="009F400B" w:rsidP="007A59B6">
      <w:pPr>
        <w:pStyle w:val="NoSpacing"/>
      </w:pPr>
    </w:p>
    <w:p w:rsidR="00C37F47" w:rsidRDefault="00C37F47" w:rsidP="007A59B6">
      <w:pPr>
        <w:pStyle w:val="NoSpacing"/>
      </w:pPr>
    </w:p>
    <w:p w:rsidR="00C37F47" w:rsidRDefault="00C37F47" w:rsidP="007A59B6">
      <w:pPr>
        <w:pStyle w:val="NoSpacing"/>
      </w:pPr>
      <w:r>
        <w:t xml:space="preserve">------------------------ </w:t>
      </w:r>
      <w:proofErr w:type="gramStart"/>
      <w:r>
        <w:t>day</w:t>
      </w:r>
      <w:proofErr w:type="gramEnd"/>
      <w:r>
        <w:t xml:space="preserve"> 4 -------------------------</w:t>
      </w:r>
    </w:p>
    <w:p w:rsidR="009F400B" w:rsidRDefault="009F400B" w:rsidP="009F400B">
      <w:pPr>
        <w:pStyle w:val="NoSpacing"/>
        <w:jc w:val="center"/>
        <w:rPr>
          <w:b/>
          <w:sz w:val="30"/>
        </w:rPr>
      </w:pPr>
      <w:r>
        <w:rPr>
          <w:b/>
          <w:sz w:val="30"/>
        </w:rPr>
        <w:t>Aggregate functions</w:t>
      </w:r>
    </w:p>
    <w:p w:rsidR="009F400B" w:rsidRDefault="009F400B" w:rsidP="009F400B">
      <w:pPr>
        <w:pStyle w:val="NoSpacing"/>
      </w:pPr>
      <w:proofErr w:type="gramStart"/>
      <w:r>
        <w:t>AVG(</w:t>
      </w:r>
      <w:proofErr w:type="gramEnd"/>
      <w:r>
        <w:t xml:space="preserve">) </w:t>
      </w:r>
      <w:r>
        <w:sym w:font="Wingdings" w:char="F0E0"/>
      </w:r>
      <w:r>
        <w:t xml:space="preserve"> returns single floating point value which is average value of specified column with many decimal places.</w:t>
      </w:r>
    </w:p>
    <w:p w:rsidR="009F400B" w:rsidRDefault="0038153E" w:rsidP="009F400B">
      <w:pPr>
        <w:pStyle w:val="NoSpacing"/>
      </w:pPr>
      <w:r>
        <w:t>** Use ROUND to specify precision after the decimal place.</w:t>
      </w:r>
    </w:p>
    <w:p w:rsidR="009D0230" w:rsidRDefault="009D0230" w:rsidP="009F400B">
      <w:pPr>
        <w:pStyle w:val="NoSpacing"/>
      </w:pPr>
    </w:p>
    <w:p w:rsidR="00126455" w:rsidRDefault="00126455" w:rsidP="009F400B">
      <w:pPr>
        <w:pStyle w:val="NoSpacing"/>
      </w:pPr>
    </w:p>
    <w:p w:rsidR="00126455" w:rsidRDefault="00126455" w:rsidP="009F400B">
      <w:pPr>
        <w:pStyle w:val="NoSpacing"/>
      </w:pPr>
    </w:p>
    <w:p w:rsidR="009D0230" w:rsidRDefault="009D0230" w:rsidP="009F400B">
      <w:pPr>
        <w:pStyle w:val="NoSpacing"/>
      </w:pPr>
      <w:r>
        <w:rPr>
          <w:b/>
        </w:rPr>
        <w:t xml:space="preserve">OFFSET </w:t>
      </w:r>
      <w:r w:rsidRPr="009D0230">
        <w:rPr>
          <w:b/>
        </w:rPr>
        <w:sym w:font="Wingdings" w:char="F0E0"/>
      </w:r>
      <w:r>
        <w:rPr>
          <w:b/>
        </w:rPr>
        <w:t xml:space="preserve"> </w:t>
      </w:r>
      <w:r w:rsidR="00423BDC">
        <w:t>it is used to skip the first (n-1)</w:t>
      </w:r>
      <w:r>
        <w:t xml:space="preserve"> records in the table.</w:t>
      </w:r>
    </w:p>
    <w:p w:rsidR="00AD5AB9" w:rsidRDefault="00B722BF" w:rsidP="009F400B">
      <w:pPr>
        <w:pStyle w:val="NoSpacing"/>
      </w:pPr>
      <w:proofErr w:type="gramStart"/>
      <w:r w:rsidRPr="00B722BF">
        <w:t>select</w:t>
      </w:r>
      <w:proofErr w:type="gramEnd"/>
      <w:r w:rsidRPr="00B722BF">
        <w:t xml:space="preserve"> </w:t>
      </w:r>
      <w:proofErr w:type="spellStart"/>
      <w:r w:rsidRPr="00B722BF">
        <w:t>first_name</w:t>
      </w:r>
      <w:proofErr w:type="spellEnd"/>
      <w:r w:rsidRPr="00B722BF">
        <w:t xml:space="preserve"> from customer limit 10 offset 10;</w:t>
      </w:r>
    </w:p>
    <w:p w:rsidR="000C6B5B" w:rsidRDefault="000C6B5B" w:rsidP="009F400B">
      <w:pPr>
        <w:pStyle w:val="NoSpacing"/>
      </w:pPr>
    </w:p>
    <w:p w:rsidR="000C6B5B" w:rsidRPr="001B5202" w:rsidRDefault="001B5202" w:rsidP="009F400B">
      <w:pPr>
        <w:pStyle w:val="NoSpacing"/>
      </w:pPr>
      <w:r w:rsidRPr="001B5202">
        <w:rPr>
          <w:b/>
        </w:rPr>
        <w:t>Fetch Keyword</w:t>
      </w:r>
      <w:r>
        <w:rPr>
          <w:b/>
        </w:rPr>
        <w:t xml:space="preserve"> </w:t>
      </w:r>
      <w:r w:rsidRPr="001B5202">
        <w:rPr>
          <w:b/>
        </w:rPr>
        <w:sym w:font="Wingdings" w:char="F0E0"/>
      </w:r>
      <w:r>
        <w:rPr>
          <w:b/>
        </w:rPr>
        <w:t xml:space="preserve"> </w:t>
      </w:r>
      <w:r>
        <w:t>It is equivalent to limit keyword.</w:t>
      </w:r>
    </w:p>
    <w:p w:rsidR="000C6B5B" w:rsidRDefault="000C6B5B" w:rsidP="009F400B">
      <w:pPr>
        <w:pStyle w:val="NoSpacing"/>
      </w:pPr>
    </w:p>
    <w:p w:rsidR="000C6B5B" w:rsidRDefault="000C6B5B" w:rsidP="009F400B">
      <w:pPr>
        <w:pStyle w:val="NoSpacing"/>
      </w:pPr>
      <w:proofErr w:type="spellStart"/>
      <w:r>
        <w:t>Subquerry</w:t>
      </w:r>
      <w:proofErr w:type="spellEnd"/>
      <w:r w:rsidR="00821070">
        <w:t xml:space="preserve"> Example</w:t>
      </w:r>
    </w:p>
    <w:p w:rsidR="000C6B5B" w:rsidRDefault="000C6B5B" w:rsidP="009F400B">
      <w:pPr>
        <w:pStyle w:val="NoSpacing"/>
      </w:pPr>
      <w:proofErr w:type="gramStart"/>
      <w:r w:rsidRPr="000C6B5B">
        <w:t>select</w:t>
      </w:r>
      <w:proofErr w:type="gramEnd"/>
      <w:r w:rsidRPr="000C6B5B">
        <w:t xml:space="preserve"> title from film where </w:t>
      </w:r>
      <w:proofErr w:type="spellStart"/>
      <w:r w:rsidRPr="000C6B5B">
        <w:t>film_id</w:t>
      </w:r>
      <w:proofErr w:type="spellEnd"/>
      <w:r w:rsidRPr="000C6B5B">
        <w:t xml:space="preserve"> in (</w:t>
      </w:r>
    </w:p>
    <w:p w:rsidR="000C6B5B" w:rsidRDefault="000C6B5B" w:rsidP="000C6B5B">
      <w:pPr>
        <w:pStyle w:val="NoSpacing"/>
        <w:ind w:firstLine="720"/>
      </w:pPr>
      <w:proofErr w:type="gramStart"/>
      <w:r w:rsidRPr="000C6B5B">
        <w:t>select</w:t>
      </w:r>
      <w:proofErr w:type="gramEnd"/>
      <w:r w:rsidRPr="000C6B5B">
        <w:t xml:space="preserve"> </w:t>
      </w:r>
      <w:proofErr w:type="spellStart"/>
      <w:r w:rsidRPr="000C6B5B">
        <w:t>film_id</w:t>
      </w:r>
      <w:proofErr w:type="spellEnd"/>
      <w:r w:rsidRPr="000C6B5B">
        <w:t xml:space="preserve"> from </w:t>
      </w:r>
      <w:proofErr w:type="spellStart"/>
      <w:r w:rsidRPr="000C6B5B">
        <w:t>film_category</w:t>
      </w:r>
      <w:proofErr w:type="spellEnd"/>
      <w:r w:rsidRPr="000C6B5B">
        <w:t xml:space="preserve"> where </w:t>
      </w:r>
      <w:proofErr w:type="spellStart"/>
      <w:r w:rsidRPr="000C6B5B">
        <w:t>category_id</w:t>
      </w:r>
      <w:proofErr w:type="spellEnd"/>
      <w:r w:rsidRPr="000C6B5B">
        <w:t xml:space="preserve"> in (6, 11, 15)</w:t>
      </w:r>
    </w:p>
    <w:p w:rsidR="000C6B5B" w:rsidRDefault="000C6B5B" w:rsidP="000C6B5B">
      <w:pPr>
        <w:pStyle w:val="NoSpacing"/>
      </w:pPr>
      <w:r w:rsidRPr="000C6B5B">
        <w:t>);</w:t>
      </w:r>
    </w:p>
    <w:p w:rsidR="006E065E" w:rsidRDefault="006E065E" w:rsidP="000C6B5B">
      <w:pPr>
        <w:pStyle w:val="NoSpacing"/>
      </w:pPr>
    </w:p>
    <w:p w:rsidR="006E065E" w:rsidRDefault="006E065E" w:rsidP="000C6B5B">
      <w:pPr>
        <w:pStyle w:val="NoSpacing"/>
      </w:pPr>
      <w:r>
        <w:t>Get Second Max</w:t>
      </w:r>
    </w:p>
    <w:p w:rsidR="006E065E" w:rsidRDefault="006E065E" w:rsidP="000C6B5B">
      <w:pPr>
        <w:pStyle w:val="NoSpacing"/>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 xml:space="preserve">(select </w:t>
      </w:r>
      <w:proofErr w:type="gramStart"/>
      <w:r>
        <w:rPr>
          <w:rFonts w:ascii="Segoe UI" w:hAnsi="Segoe UI" w:cs="Segoe UI"/>
          <w:color w:val="242424"/>
          <w:sz w:val="21"/>
          <w:szCs w:val="21"/>
          <w:shd w:val="clear" w:color="auto" w:fill="FFFFFF"/>
        </w:rPr>
        <w:t>max(</w:t>
      </w:r>
      <w:proofErr w:type="gramEnd"/>
      <w:r>
        <w:rPr>
          <w:rFonts w:ascii="Segoe UI" w:hAnsi="Segoe UI" w:cs="Segoe UI"/>
          <w:color w:val="242424"/>
          <w:sz w:val="21"/>
          <w:szCs w:val="21"/>
          <w:shd w:val="clear" w:color="auto" w:fill="FFFFFF"/>
        </w:rPr>
        <w:t>amount)</w:t>
      </w:r>
      <w:r>
        <w:rPr>
          <w:rFonts w:ascii="Segoe UI" w:hAnsi="Segoe UI" w:cs="Segoe UI"/>
          <w:color w:val="242424"/>
          <w:sz w:val="21"/>
          <w:szCs w:val="21"/>
        </w:rPr>
        <w:t xml:space="preserve"> </w:t>
      </w:r>
      <w:r>
        <w:rPr>
          <w:rFonts w:ascii="Segoe UI" w:hAnsi="Segoe UI" w:cs="Segoe UI"/>
          <w:color w:val="242424"/>
          <w:sz w:val="21"/>
          <w:szCs w:val="21"/>
          <w:shd w:val="clear" w:color="auto" w:fill="FFFFFF"/>
        </w:rPr>
        <w:t>from payment</w:t>
      </w:r>
      <w:r>
        <w:rPr>
          <w:rFonts w:ascii="Segoe UI" w:hAnsi="Segoe UI" w:cs="Segoe UI"/>
          <w:color w:val="242424"/>
          <w:sz w:val="21"/>
          <w:szCs w:val="21"/>
        </w:rPr>
        <w:t xml:space="preserve"> </w:t>
      </w:r>
      <w:r>
        <w:rPr>
          <w:rFonts w:ascii="Segoe UI" w:hAnsi="Segoe UI" w:cs="Segoe UI"/>
          <w:color w:val="242424"/>
          <w:sz w:val="21"/>
          <w:szCs w:val="21"/>
          <w:shd w:val="clear" w:color="auto" w:fill="FFFFFF"/>
        </w:rPr>
        <w:t>where amount&lt; (select max(amount)</w:t>
      </w:r>
      <w:r>
        <w:rPr>
          <w:rFonts w:ascii="Segoe UI" w:hAnsi="Segoe UI" w:cs="Segoe UI"/>
          <w:color w:val="242424"/>
          <w:sz w:val="21"/>
          <w:szCs w:val="21"/>
        </w:rPr>
        <w:t xml:space="preserve"> </w:t>
      </w:r>
      <w:r>
        <w:rPr>
          <w:rFonts w:ascii="Segoe UI" w:hAnsi="Segoe UI" w:cs="Segoe UI"/>
          <w:color w:val="242424"/>
          <w:sz w:val="21"/>
          <w:szCs w:val="21"/>
          <w:shd w:val="clear" w:color="auto" w:fill="FFFFFF"/>
        </w:rPr>
        <w:t>from payment)))</w:t>
      </w:r>
    </w:p>
    <w:p w:rsidR="00111FC0" w:rsidRDefault="00111FC0" w:rsidP="000C6B5B">
      <w:pPr>
        <w:pStyle w:val="NoSpacing"/>
        <w:rPr>
          <w:rFonts w:ascii="Segoe UI" w:hAnsi="Segoe UI" w:cs="Segoe UI"/>
          <w:color w:val="242424"/>
          <w:sz w:val="21"/>
          <w:szCs w:val="21"/>
          <w:shd w:val="clear" w:color="auto" w:fill="FFFFFF"/>
        </w:rPr>
      </w:pPr>
    </w:p>
    <w:p w:rsidR="00111FC0" w:rsidRDefault="00111FC0" w:rsidP="00111FC0">
      <w:pPr>
        <w:pStyle w:val="NoSpacing"/>
        <w:jc w:val="center"/>
        <w:rPr>
          <w:rFonts w:ascii="Segoe UI" w:hAnsi="Segoe UI" w:cs="Segoe UI"/>
          <w:b/>
          <w:color w:val="242424"/>
          <w:sz w:val="30"/>
          <w:szCs w:val="21"/>
          <w:shd w:val="clear" w:color="auto" w:fill="FFFFFF"/>
        </w:rPr>
      </w:pPr>
      <w:r>
        <w:rPr>
          <w:rFonts w:ascii="Segoe UI" w:hAnsi="Segoe UI" w:cs="Segoe UI"/>
          <w:b/>
          <w:color w:val="242424"/>
          <w:sz w:val="30"/>
          <w:szCs w:val="21"/>
          <w:shd w:val="clear" w:color="auto" w:fill="FFFFFF"/>
        </w:rPr>
        <w:t xml:space="preserve">Group </w:t>
      </w:r>
      <w:proofErr w:type="gramStart"/>
      <w:r>
        <w:rPr>
          <w:rFonts w:ascii="Segoe UI" w:hAnsi="Segoe UI" w:cs="Segoe UI"/>
          <w:b/>
          <w:color w:val="242424"/>
          <w:sz w:val="30"/>
          <w:szCs w:val="21"/>
          <w:shd w:val="clear" w:color="auto" w:fill="FFFFFF"/>
        </w:rPr>
        <w:t>By</w:t>
      </w:r>
      <w:proofErr w:type="gramEnd"/>
      <w:r>
        <w:rPr>
          <w:rFonts w:ascii="Segoe UI" w:hAnsi="Segoe UI" w:cs="Segoe UI"/>
          <w:b/>
          <w:color w:val="242424"/>
          <w:sz w:val="30"/>
          <w:szCs w:val="21"/>
          <w:shd w:val="clear" w:color="auto" w:fill="FFFFFF"/>
        </w:rPr>
        <w:t xml:space="preserve"> Clause</w:t>
      </w:r>
    </w:p>
    <w:p w:rsidR="00786EAD" w:rsidRDefault="00786EAD" w:rsidP="00786EAD">
      <w:pPr>
        <w:pStyle w:val="NoSpacing"/>
        <w:rPr>
          <w:rFonts w:ascii="Segoe UI" w:hAnsi="Segoe UI" w:cs="Segoe UI"/>
          <w:b/>
          <w:color w:val="242424"/>
          <w:szCs w:val="21"/>
          <w:shd w:val="clear" w:color="auto" w:fill="FFFFFF"/>
        </w:rPr>
      </w:pPr>
    </w:p>
    <w:p w:rsidR="00F65B96" w:rsidRDefault="00F65B96" w:rsidP="00786EAD">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GROUP BY</w:t>
      </w:r>
      <w:r>
        <w:rPr>
          <w:rFonts w:ascii="Verdana" w:hAnsi="Verdana"/>
          <w:color w:val="000000"/>
          <w:sz w:val="23"/>
          <w:szCs w:val="23"/>
          <w:shd w:val="clear" w:color="auto" w:fill="FFFFFF"/>
        </w:rPr>
        <w:t xml:space="preserve"> statement </w:t>
      </w:r>
      <w:proofErr w:type="gramStart"/>
      <w:r>
        <w:rPr>
          <w:rFonts w:ascii="Verdana" w:hAnsi="Verdana"/>
          <w:color w:val="000000"/>
          <w:sz w:val="23"/>
          <w:szCs w:val="23"/>
          <w:shd w:val="clear" w:color="auto" w:fill="FFFFFF"/>
        </w:rPr>
        <w:t>groups</w:t>
      </w:r>
      <w:proofErr w:type="gramEnd"/>
      <w:r>
        <w:rPr>
          <w:rFonts w:ascii="Verdana" w:hAnsi="Verdana"/>
          <w:color w:val="000000"/>
          <w:sz w:val="23"/>
          <w:szCs w:val="23"/>
          <w:shd w:val="clear" w:color="auto" w:fill="FFFFFF"/>
        </w:rPr>
        <w:t xml:space="preserve"> rows that have the same values into summary rows, like "find the number of customers in each country".</w:t>
      </w:r>
    </w:p>
    <w:p w:rsidR="009D039A" w:rsidRDefault="009D039A" w:rsidP="00786EAD">
      <w:pPr>
        <w:pStyle w:val="NoSpacing"/>
        <w:rPr>
          <w:rFonts w:ascii="Verdana" w:hAnsi="Verdana"/>
          <w:color w:val="000000"/>
          <w:sz w:val="23"/>
          <w:szCs w:val="23"/>
          <w:shd w:val="clear" w:color="auto" w:fill="FFFFFF"/>
        </w:rPr>
      </w:pPr>
    </w:p>
    <w:p w:rsidR="009D769F" w:rsidRDefault="009D769F" w:rsidP="00786EAD">
      <w:pPr>
        <w:pStyle w:val="NoSpacing"/>
        <w:rPr>
          <w:rFonts w:ascii="Segoe UI" w:hAnsi="Segoe UI" w:cs="Segoe UI"/>
          <w:color w:val="242424"/>
          <w:szCs w:val="21"/>
          <w:shd w:val="clear" w:color="auto" w:fill="FFFFFF"/>
        </w:rPr>
      </w:pPr>
      <w:r>
        <w:rPr>
          <w:rFonts w:ascii="Verdana" w:hAnsi="Verdana"/>
          <w:color w:val="000000"/>
          <w:sz w:val="23"/>
          <w:szCs w:val="23"/>
          <w:shd w:val="clear" w:color="auto" w:fill="FFFFFF"/>
        </w:rPr>
        <w:lastRenderedPageBreak/>
        <w:t>Columns as</w:t>
      </w:r>
      <w:r w:rsidR="00637A48">
        <w:rPr>
          <w:rFonts w:ascii="Verdana" w:hAnsi="Verdana"/>
          <w:color w:val="000000"/>
          <w:sz w:val="23"/>
          <w:szCs w:val="23"/>
          <w:shd w:val="clear" w:color="auto" w:fill="FFFFFF"/>
        </w:rPr>
        <w:t>sociated by the aggregate functi</w:t>
      </w:r>
      <w:r>
        <w:rPr>
          <w:rFonts w:ascii="Verdana" w:hAnsi="Verdana"/>
          <w:color w:val="000000"/>
          <w:sz w:val="23"/>
          <w:szCs w:val="23"/>
          <w:shd w:val="clear" w:color="auto" w:fill="FFFFFF"/>
        </w:rPr>
        <w:t>ons must not be included in “group by”.</w:t>
      </w:r>
    </w:p>
    <w:p w:rsidR="00786EAD" w:rsidRDefault="00786EAD" w:rsidP="00786EAD">
      <w:pPr>
        <w:pStyle w:val="NoSpacing"/>
        <w:rPr>
          <w:rFonts w:ascii="Segoe UI" w:hAnsi="Segoe UI" w:cs="Segoe UI"/>
          <w:color w:val="242424"/>
          <w:szCs w:val="21"/>
          <w:shd w:val="clear" w:color="auto" w:fill="FFFFFF"/>
        </w:rPr>
      </w:pPr>
      <w:r>
        <w:rPr>
          <w:rFonts w:ascii="Segoe UI" w:hAnsi="Segoe UI" w:cs="Segoe UI"/>
          <w:color w:val="242424"/>
          <w:szCs w:val="21"/>
          <w:shd w:val="clear" w:color="auto" w:fill="FFFFFF"/>
        </w:rPr>
        <w:t xml:space="preserve">Syntax: </w:t>
      </w:r>
    </w:p>
    <w:p w:rsidR="00786EAD" w:rsidRDefault="00786EAD" w:rsidP="00786EAD">
      <w:pPr>
        <w:pStyle w:val="NoSpacing"/>
        <w:rPr>
          <w:rFonts w:ascii="Segoe UI" w:hAnsi="Segoe UI" w:cs="Segoe UI"/>
          <w:color w:val="242424"/>
          <w:szCs w:val="21"/>
          <w:shd w:val="clear" w:color="auto" w:fill="FFFFFF"/>
        </w:rPr>
      </w:pPr>
      <w:r>
        <w:rPr>
          <w:rFonts w:ascii="Segoe UI" w:hAnsi="Segoe UI" w:cs="Segoe UI"/>
          <w:color w:val="242424"/>
          <w:szCs w:val="21"/>
          <w:shd w:val="clear" w:color="auto" w:fill="FFFFFF"/>
        </w:rPr>
        <w:t xml:space="preserve">Select </w:t>
      </w:r>
      <w:proofErr w:type="spellStart"/>
      <w:r w:rsidR="00366C92">
        <w:rPr>
          <w:rFonts w:ascii="Segoe UI" w:hAnsi="Segoe UI" w:cs="Segoe UI"/>
          <w:color w:val="242424"/>
          <w:szCs w:val="21"/>
          <w:shd w:val="clear" w:color="auto" w:fill="FFFFFF"/>
        </w:rPr>
        <w:t>category_col</w:t>
      </w:r>
      <w:proofErr w:type="spellEnd"/>
      <w:r w:rsidR="00366C92">
        <w:rPr>
          <w:rFonts w:ascii="Segoe UI" w:hAnsi="Segoe UI" w:cs="Segoe UI"/>
          <w:color w:val="242424"/>
          <w:szCs w:val="21"/>
          <w:shd w:val="clear" w:color="auto" w:fill="FFFFFF"/>
        </w:rPr>
        <w:t xml:space="preserve">, </w:t>
      </w:r>
      <w:proofErr w:type="spellStart"/>
      <w:proofErr w:type="gramStart"/>
      <w:r w:rsidR="00366C92">
        <w:rPr>
          <w:rFonts w:ascii="Segoe UI" w:hAnsi="Segoe UI" w:cs="Segoe UI"/>
          <w:color w:val="242424"/>
          <w:szCs w:val="21"/>
          <w:shd w:val="clear" w:color="auto" w:fill="FFFFFF"/>
        </w:rPr>
        <w:t>agg</w:t>
      </w:r>
      <w:proofErr w:type="spellEnd"/>
      <w:r w:rsidR="00366C92">
        <w:rPr>
          <w:rFonts w:ascii="Segoe UI" w:hAnsi="Segoe UI" w:cs="Segoe UI"/>
          <w:color w:val="242424"/>
          <w:szCs w:val="21"/>
          <w:shd w:val="clear" w:color="auto" w:fill="FFFFFF"/>
        </w:rPr>
        <w:t>(</w:t>
      </w:r>
      <w:proofErr w:type="gramEnd"/>
      <w:r w:rsidR="00366C92">
        <w:rPr>
          <w:rFonts w:ascii="Segoe UI" w:hAnsi="Segoe UI" w:cs="Segoe UI"/>
          <w:color w:val="242424"/>
          <w:szCs w:val="21"/>
          <w:shd w:val="clear" w:color="auto" w:fill="FFFFFF"/>
        </w:rPr>
        <w:t xml:space="preserve">col) from </w:t>
      </w:r>
      <w:proofErr w:type="spellStart"/>
      <w:r w:rsidR="00366C92">
        <w:rPr>
          <w:rFonts w:ascii="Segoe UI" w:hAnsi="Segoe UI" w:cs="Segoe UI"/>
          <w:color w:val="242424"/>
          <w:szCs w:val="21"/>
          <w:shd w:val="clear" w:color="auto" w:fill="FFFFFF"/>
        </w:rPr>
        <w:t>table_name</w:t>
      </w:r>
      <w:proofErr w:type="spellEnd"/>
      <w:r w:rsidR="00366C92">
        <w:rPr>
          <w:rFonts w:ascii="Segoe UI" w:hAnsi="Segoe UI" w:cs="Segoe UI"/>
          <w:color w:val="242424"/>
          <w:szCs w:val="21"/>
          <w:shd w:val="clear" w:color="auto" w:fill="FFFFFF"/>
        </w:rPr>
        <w:t xml:space="preserve"> group by </w:t>
      </w:r>
      <w:proofErr w:type="spellStart"/>
      <w:r w:rsidR="00366C92">
        <w:rPr>
          <w:rFonts w:ascii="Segoe UI" w:hAnsi="Segoe UI" w:cs="Segoe UI"/>
          <w:color w:val="242424"/>
          <w:szCs w:val="21"/>
          <w:shd w:val="clear" w:color="auto" w:fill="FFFFFF"/>
        </w:rPr>
        <w:t>category_col</w:t>
      </w:r>
      <w:proofErr w:type="spellEnd"/>
      <w:r w:rsidR="00366C92">
        <w:rPr>
          <w:rFonts w:ascii="Segoe UI" w:hAnsi="Segoe UI" w:cs="Segoe UI"/>
          <w:color w:val="242424"/>
          <w:szCs w:val="21"/>
          <w:shd w:val="clear" w:color="auto" w:fill="FFFFFF"/>
        </w:rPr>
        <w:t>;</w:t>
      </w:r>
    </w:p>
    <w:p w:rsidR="00573072" w:rsidRDefault="00573072" w:rsidP="00786EAD">
      <w:pPr>
        <w:pStyle w:val="NoSpacing"/>
        <w:rPr>
          <w:rFonts w:ascii="Segoe UI" w:hAnsi="Segoe UI" w:cs="Segoe UI"/>
          <w:color w:val="242424"/>
          <w:szCs w:val="21"/>
          <w:shd w:val="clear" w:color="auto" w:fill="FFFFFF"/>
        </w:rPr>
      </w:pPr>
    </w:p>
    <w:p w:rsidR="00573072" w:rsidRDefault="00573072" w:rsidP="00786EAD">
      <w:pPr>
        <w:pStyle w:val="NoSpacing"/>
        <w:rPr>
          <w:rFonts w:ascii="Segoe UI" w:hAnsi="Segoe UI" w:cs="Segoe UI"/>
          <w:color w:val="242424"/>
          <w:szCs w:val="21"/>
          <w:shd w:val="clear" w:color="auto" w:fill="FFFFFF"/>
        </w:rPr>
      </w:pPr>
      <w:r>
        <w:rPr>
          <w:rFonts w:ascii="Segoe UI" w:hAnsi="Segoe UI" w:cs="Segoe UI"/>
          <w:color w:val="242424"/>
          <w:szCs w:val="21"/>
          <w:shd w:val="clear" w:color="auto" w:fill="FFFFFF"/>
        </w:rPr>
        <w:t>Group by clause must appear after “from” or “where” statement.</w:t>
      </w:r>
    </w:p>
    <w:p w:rsidR="00917F97" w:rsidRDefault="00917F97" w:rsidP="00786EAD">
      <w:pPr>
        <w:pStyle w:val="NoSpacing"/>
        <w:rPr>
          <w:rFonts w:ascii="Segoe UI" w:hAnsi="Segoe UI" w:cs="Segoe UI"/>
          <w:color w:val="242424"/>
          <w:szCs w:val="21"/>
          <w:shd w:val="clear" w:color="auto" w:fill="FFFFFF"/>
        </w:rPr>
      </w:pPr>
    </w:p>
    <w:p w:rsidR="00917F97" w:rsidRDefault="00917F97" w:rsidP="00786EAD">
      <w:pPr>
        <w:pStyle w:val="NoSpacing"/>
      </w:pPr>
      <w:proofErr w:type="gramStart"/>
      <w:r w:rsidRPr="00917F97">
        <w:t>select</w:t>
      </w:r>
      <w:proofErr w:type="gramEnd"/>
      <w:r w:rsidRPr="00917F97">
        <w:t xml:space="preserve"> </w:t>
      </w:r>
      <w:proofErr w:type="spellStart"/>
      <w:r w:rsidRPr="00917F97">
        <w:t>customer_id,sum</w:t>
      </w:r>
      <w:proofErr w:type="spellEnd"/>
      <w:r w:rsidRPr="00917F97">
        <w:t xml:space="preserve">(amount) from payment group by </w:t>
      </w:r>
      <w:proofErr w:type="spellStart"/>
      <w:r w:rsidRPr="00917F97">
        <w:t>customer_id</w:t>
      </w:r>
      <w:proofErr w:type="spellEnd"/>
      <w:r w:rsidRPr="00917F97">
        <w:t xml:space="preserve"> order by sum(amount) </w:t>
      </w:r>
      <w:proofErr w:type="spellStart"/>
      <w:r w:rsidRPr="00917F97">
        <w:t>desc</w:t>
      </w:r>
      <w:proofErr w:type="spellEnd"/>
      <w:r w:rsidRPr="00917F97">
        <w:t>;</w:t>
      </w:r>
    </w:p>
    <w:p w:rsidR="00C24825" w:rsidRDefault="00C24825" w:rsidP="00786EAD">
      <w:pPr>
        <w:pStyle w:val="NoSpacing"/>
      </w:pPr>
    </w:p>
    <w:p w:rsidR="00C24825" w:rsidRDefault="00C24825" w:rsidP="00786EAD">
      <w:pPr>
        <w:pStyle w:val="NoSpacing"/>
      </w:pPr>
      <w:proofErr w:type="gramStart"/>
      <w:r>
        <w:t>error</w:t>
      </w:r>
      <w:proofErr w:type="gramEnd"/>
      <w:r>
        <w:t>:</w:t>
      </w:r>
    </w:p>
    <w:p w:rsidR="00C24825" w:rsidRDefault="00C24825" w:rsidP="00C24825">
      <w:pPr>
        <w:pStyle w:val="NoSpacing"/>
      </w:pPr>
      <w:proofErr w:type="gramStart"/>
      <w:r>
        <w:t>select</w:t>
      </w:r>
      <w:proofErr w:type="gramEnd"/>
      <w:r>
        <w:t xml:space="preserve"> </w:t>
      </w:r>
      <w:proofErr w:type="spellStart"/>
      <w:r>
        <w:t>staff_id</w:t>
      </w:r>
      <w:proofErr w:type="spellEnd"/>
      <w:r>
        <w:t xml:space="preserve">, </w:t>
      </w:r>
      <w:proofErr w:type="spellStart"/>
      <w:r>
        <w:t>customer_id</w:t>
      </w:r>
      <w:proofErr w:type="spellEnd"/>
      <w:r>
        <w:t>, sum(amount) from payment</w:t>
      </w:r>
    </w:p>
    <w:p w:rsidR="00C24825" w:rsidRDefault="00C24825" w:rsidP="00C24825">
      <w:pPr>
        <w:pStyle w:val="NoSpacing"/>
      </w:pPr>
      <w:proofErr w:type="gramStart"/>
      <w:r>
        <w:t>group</w:t>
      </w:r>
      <w:proofErr w:type="gramEnd"/>
      <w:r>
        <w:t xml:space="preserve"> by </w:t>
      </w:r>
      <w:proofErr w:type="spellStart"/>
      <w:r>
        <w:t>staff_id</w:t>
      </w:r>
      <w:proofErr w:type="spellEnd"/>
    </w:p>
    <w:p w:rsidR="00C24825" w:rsidRDefault="00C24825" w:rsidP="00C24825">
      <w:pPr>
        <w:pStyle w:val="NoSpacing"/>
      </w:pPr>
      <w:proofErr w:type="gramStart"/>
      <w:r>
        <w:t>order</w:t>
      </w:r>
      <w:proofErr w:type="gramEnd"/>
      <w:r>
        <w:t xml:space="preserve"> by </w:t>
      </w:r>
      <w:proofErr w:type="spellStart"/>
      <w:r>
        <w:t>staff_id</w:t>
      </w:r>
      <w:proofErr w:type="spellEnd"/>
      <w:r>
        <w:t xml:space="preserve">, </w:t>
      </w:r>
      <w:proofErr w:type="spellStart"/>
      <w:r>
        <w:t>customer_id</w:t>
      </w:r>
      <w:proofErr w:type="spellEnd"/>
      <w:r>
        <w:t>;</w:t>
      </w:r>
    </w:p>
    <w:p w:rsidR="00C24825" w:rsidRDefault="00C24825" w:rsidP="00C24825">
      <w:pPr>
        <w:pStyle w:val="NoSpacing"/>
      </w:pPr>
    </w:p>
    <w:p w:rsidR="00C24825" w:rsidRDefault="00C24825" w:rsidP="00C24825">
      <w:pPr>
        <w:pStyle w:val="NoSpacing"/>
        <w:rPr>
          <w:b/>
        </w:rPr>
      </w:pPr>
      <w:proofErr w:type="gramStart"/>
      <w:r w:rsidRPr="00F1297A">
        <w:rPr>
          <w:b/>
        </w:rPr>
        <w:t>here</w:t>
      </w:r>
      <w:proofErr w:type="gramEnd"/>
      <w:r w:rsidRPr="00F1297A">
        <w:rPr>
          <w:b/>
        </w:rPr>
        <w:t xml:space="preserve"> the error is </w:t>
      </w:r>
      <w:proofErr w:type="spellStart"/>
      <w:r w:rsidR="004A5F54" w:rsidRPr="00F1297A">
        <w:rPr>
          <w:b/>
        </w:rPr>
        <w:t>cutomer_id</w:t>
      </w:r>
      <w:proofErr w:type="spellEnd"/>
      <w:r w:rsidR="004A5F54" w:rsidRPr="00F1297A">
        <w:rPr>
          <w:b/>
        </w:rPr>
        <w:t xml:space="preserve"> must come in either </w:t>
      </w:r>
      <w:proofErr w:type="spellStart"/>
      <w:r w:rsidR="004A5F54" w:rsidRPr="00F1297A">
        <w:rPr>
          <w:b/>
        </w:rPr>
        <w:t>group_by</w:t>
      </w:r>
      <w:proofErr w:type="spellEnd"/>
      <w:r w:rsidR="004A5F54" w:rsidRPr="00F1297A">
        <w:rPr>
          <w:b/>
        </w:rPr>
        <w:t xml:space="preserve"> clause or in must be aggregate function.</w:t>
      </w:r>
    </w:p>
    <w:p w:rsidR="00F1297A" w:rsidRDefault="00F1297A" w:rsidP="00C24825">
      <w:pPr>
        <w:pStyle w:val="NoSpacing"/>
        <w:rPr>
          <w:b/>
        </w:rPr>
      </w:pPr>
    </w:p>
    <w:p w:rsidR="00A56FC8" w:rsidRDefault="00A56FC8" w:rsidP="00A56FC8">
      <w:pPr>
        <w:pStyle w:val="NoSpacing"/>
      </w:pPr>
      <w:r>
        <w:t xml:space="preserve">Question: We have two staff members, with staff </w:t>
      </w:r>
      <w:proofErr w:type="spellStart"/>
      <w:r>
        <w:t>id</w:t>
      </w:r>
      <w:proofErr w:type="spellEnd"/>
      <w:r>
        <w:t xml:space="preserve"> 1 and 2. We want to give a bonus to those members which handled most payments</w:t>
      </w:r>
      <w:proofErr w:type="gramStart"/>
      <w:r>
        <w:t>.(</w:t>
      </w:r>
      <w:proofErr w:type="gramEnd"/>
      <w:r>
        <w:t>most in sense of number of the payments processed.)</w:t>
      </w:r>
    </w:p>
    <w:p w:rsidR="00A56FC8" w:rsidRDefault="00A56FC8" w:rsidP="00A56FC8">
      <w:pPr>
        <w:pStyle w:val="NoSpacing"/>
      </w:pPr>
      <w:proofErr w:type="spellStart"/>
      <w:r>
        <w:t>Ans</w:t>
      </w:r>
      <w:proofErr w:type="spellEnd"/>
      <w:r>
        <w:t xml:space="preserve">: </w:t>
      </w:r>
    </w:p>
    <w:p w:rsidR="00A56FC8" w:rsidRDefault="00A56FC8" w:rsidP="00A56FC8">
      <w:pPr>
        <w:pStyle w:val="NoSpacing"/>
      </w:pPr>
      <w:proofErr w:type="gramStart"/>
      <w:r w:rsidRPr="00C30CB1">
        <w:t>select</w:t>
      </w:r>
      <w:proofErr w:type="gramEnd"/>
      <w:r w:rsidRPr="00C30CB1">
        <w:t xml:space="preserve"> </w:t>
      </w:r>
      <w:proofErr w:type="spellStart"/>
      <w:r w:rsidRPr="00C30CB1">
        <w:t>staff_id</w:t>
      </w:r>
      <w:proofErr w:type="spellEnd"/>
      <w:r w:rsidRPr="00C30CB1">
        <w:t>, count(</w:t>
      </w:r>
      <w:proofErr w:type="spellStart"/>
      <w:r w:rsidRPr="00C30CB1">
        <w:t>payment_id</w:t>
      </w:r>
      <w:proofErr w:type="spellEnd"/>
      <w:r w:rsidRPr="00C30CB1">
        <w:t xml:space="preserve">) from payment group by </w:t>
      </w:r>
      <w:proofErr w:type="spellStart"/>
      <w:r w:rsidRPr="00C30CB1">
        <w:t>staff_id</w:t>
      </w:r>
      <w:proofErr w:type="spellEnd"/>
      <w:r w:rsidRPr="00C30CB1">
        <w:t>;</w:t>
      </w:r>
    </w:p>
    <w:p w:rsidR="00A56FC8" w:rsidRDefault="00A56FC8" w:rsidP="00A56FC8">
      <w:pPr>
        <w:pStyle w:val="NoSpacing"/>
      </w:pPr>
    </w:p>
    <w:p w:rsidR="00A56FC8" w:rsidRDefault="00A56FC8" w:rsidP="00A56FC8">
      <w:pPr>
        <w:pStyle w:val="NoSpacing"/>
      </w:pPr>
      <w:proofErr w:type="gramStart"/>
      <w:r>
        <w:t>corporate</w:t>
      </w:r>
      <w:proofErr w:type="gramEnd"/>
      <w:r>
        <w:t xml:space="preserve"> HQ is conducting the result on relationship between replacement cost and a movie MPAA rating (</w:t>
      </w:r>
      <w:proofErr w:type="spellStart"/>
      <w:r>
        <w:t>e.g</w:t>
      </w:r>
      <w:proofErr w:type="spellEnd"/>
      <w:r>
        <w:t xml:space="preserve"> G, PG, R, </w:t>
      </w:r>
      <w:proofErr w:type="spellStart"/>
      <w:r>
        <w:t>etc</w:t>
      </w:r>
      <w:proofErr w:type="spellEnd"/>
      <w:r>
        <w:t xml:space="preserve"> …)</w:t>
      </w:r>
    </w:p>
    <w:p w:rsidR="00A56FC8" w:rsidRDefault="00A56FC8" w:rsidP="00A56FC8">
      <w:pPr>
        <w:pStyle w:val="NoSpacing"/>
      </w:pPr>
      <w:proofErr w:type="gramStart"/>
      <w:r w:rsidRPr="00A442B6">
        <w:t>select</w:t>
      </w:r>
      <w:proofErr w:type="gramEnd"/>
      <w:r w:rsidRPr="00A442B6">
        <w:t xml:space="preserve"> </w:t>
      </w:r>
      <w:proofErr w:type="spellStart"/>
      <w:r w:rsidRPr="00A442B6">
        <w:t>staff_id</w:t>
      </w:r>
      <w:proofErr w:type="spellEnd"/>
      <w:r w:rsidRPr="00A442B6">
        <w:t>, count(</w:t>
      </w:r>
      <w:proofErr w:type="spellStart"/>
      <w:r w:rsidRPr="00A442B6">
        <w:t>payment_id</w:t>
      </w:r>
      <w:proofErr w:type="spellEnd"/>
      <w:r w:rsidRPr="00A442B6">
        <w:t xml:space="preserve">) from payment group by </w:t>
      </w:r>
      <w:proofErr w:type="spellStart"/>
      <w:r w:rsidRPr="00A442B6">
        <w:t>staff_id</w:t>
      </w:r>
      <w:proofErr w:type="spellEnd"/>
      <w:r w:rsidRPr="00A442B6">
        <w:t>;</w:t>
      </w:r>
    </w:p>
    <w:p w:rsidR="00A56FC8" w:rsidRDefault="00A56FC8" w:rsidP="00A56FC8">
      <w:pPr>
        <w:pStyle w:val="NoSpacing"/>
      </w:pPr>
    </w:p>
    <w:p w:rsidR="00A56FC8" w:rsidRDefault="00A56FC8" w:rsidP="00A56FC8">
      <w:pPr>
        <w:pStyle w:val="NoSpacing"/>
      </w:pPr>
      <w:proofErr w:type="gramStart"/>
      <w:r>
        <w:t>what</w:t>
      </w:r>
      <w:proofErr w:type="gramEnd"/>
      <w:r>
        <w:t xml:space="preserve"> are the customer ids of the top 5 customers by total spend?</w:t>
      </w:r>
    </w:p>
    <w:p w:rsidR="00A56FC8" w:rsidRDefault="00A56FC8" w:rsidP="00A56FC8">
      <w:pPr>
        <w:pStyle w:val="NoSpacing"/>
      </w:pPr>
      <w:proofErr w:type="gramStart"/>
      <w:r w:rsidRPr="00FD0A2F">
        <w:t>select</w:t>
      </w:r>
      <w:proofErr w:type="gramEnd"/>
      <w:r w:rsidRPr="00FD0A2F">
        <w:t xml:space="preserve"> </w:t>
      </w:r>
      <w:proofErr w:type="spellStart"/>
      <w:r w:rsidRPr="00FD0A2F">
        <w:t>customer_id</w:t>
      </w:r>
      <w:proofErr w:type="spellEnd"/>
      <w:r w:rsidRPr="00FD0A2F">
        <w:t xml:space="preserve">, sum(amount) from payment group by </w:t>
      </w:r>
      <w:proofErr w:type="spellStart"/>
      <w:r w:rsidRPr="00FD0A2F">
        <w:t>customer_id</w:t>
      </w:r>
      <w:proofErr w:type="spellEnd"/>
      <w:r w:rsidRPr="00FD0A2F">
        <w:t xml:space="preserve"> order by sum(amount) </w:t>
      </w:r>
      <w:proofErr w:type="spellStart"/>
      <w:r w:rsidRPr="00FD0A2F">
        <w:t>desc</w:t>
      </w:r>
      <w:proofErr w:type="spellEnd"/>
      <w:r w:rsidRPr="00FD0A2F">
        <w:t xml:space="preserve"> limit 5;</w:t>
      </w:r>
    </w:p>
    <w:p w:rsidR="00F1297A" w:rsidRDefault="00F1297A" w:rsidP="00C24825">
      <w:pPr>
        <w:pStyle w:val="NoSpacing"/>
        <w:rPr>
          <w:b/>
        </w:rPr>
      </w:pPr>
    </w:p>
    <w:p w:rsidR="003E024C" w:rsidRDefault="003E024C" w:rsidP="00C24825">
      <w:pPr>
        <w:pStyle w:val="NoSpacing"/>
        <w:rPr>
          <w:b/>
        </w:rPr>
      </w:pPr>
    </w:p>
    <w:p w:rsidR="003E024C" w:rsidRDefault="003E024C" w:rsidP="00C24825">
      <w:pPr>
        <w:pStyle w:val="NoSpacing"/>
        <w:rPr>
          <w:b/>
        </w:rPr>
      </w:pPr>
      <w:r>
        <w:rPr>
          <w:b/>
        </w:rPr>
        <w:t>Having Clause</w:t>
      </w:r>
    </w:p>
    <w:p w:rsidR="005F44EE" w:rsidRDefault="005F44EE" w:rsidP="00C24825">
      <w:pPr>
        <w:pStyle w:val="NoSpacing"/>
        <w:rPr>
          <w:b/>
        </w:rPr>
      </w:pPr>
    </w:p>
    <w:p w:rsidR="005F44EE" w:rsidRDefault="005F44EE" w:rsidP="00C24825">
      <w:pPr>
        <w:pStyle w:val="NoSpacing"/>
      </w:pPr>
      <w:r>
        <w:rPr>
          <w:b/>
        </w:rPr>
        <w:t xml:space="preserve">Having </w:t>
      </w:r>
      <w:r w:rsidRPr="005F44EE">
        <w:rPr>
          <w:b/>
        </w:rPr>
        <w:sym w:font="Wingdings" w:char="F0E0"/>
      </w:r>
      <w:r>
        <w:rPr>
          <w:b/>
        </w:rPr>
        <w:t xml:space="preserve"> </w:t>
      </w:r>
      <w:r w:rsidR="0047663A">
        <w:t xml:space="preserve">It is used for specifying conditions </w:t>
      </w:r>
      <w:r w:rsidR="00736930">
        <w:t>in query with ‘aggregate functions’ as we cannot use aggregate functions with ‘where clause’.</w:t>
      </w:r>
    </w:p>
    <w:p w:rsidR="00A421B4" w:rsidRDefault="00A421B4" w:rsidP="00C24825">
      <w:pPr>
        <w:pStyle w:val="NoSpacing"/>
      </w:pPr>
    </w:p>
    <w:p w:rsidR="00A421B4" w:rsidRDefault="00A421B4" w:rsidP="00C24825">
      <w:pPr>
        <w:pStyle w:val="NoSpacing"/>
      </w:pPr>
      <w:proofErr w:type="spellStart"/>
      <w:r>
        <w:t>e.g</w:t>
      </w:r>
      <w:proofErr w:type="spellEnd"/>
    </w:p>
    <w:p w:rsidR="00A421B4" w:rsidRDefault="00A421B4" w:rsidP="00C24825">
      <w:pPr>
        <w:pStyle w:val="NoSpacing"/>
      </w:pPr>
    </w:p>
    <w:p w:rsidR="00A421B4" w:rsidRDefault="00A421B4" w:rsidP="00A421B4">
      <w:pPr>
        <w:pStyle w:val="NoSpacing"/>
      </w:pPr>
      <w:proofErr w:type="gramStart"/>
      <w:r>
        <w:t>select</w:t>
      </w:r>
      <w:proofErr w:type="gramEnd"/>
      <w:r>
        <w:t xml:space="preserve"> </w:t>
      </w:r>
      <w:proofErr w:type="spellStart"/>
      <w:r>
        <w:t>customer_id</w:t>
      </w:r>
      <w:proofErr w:type="spellEnd"/>
      <w:r>
        <w:t>, sum(amount) from payment</w:t>
      </w:r>
    </w:p>
    <w:p w:rsidR="00A421B4" w:rsidRDefault="00A421B4" w:rsidP="00A421B4">
      <w:pPr>
        <w:pStyle w:val="NoSpacing"/>
      </w:pPr>
      <w:proofErr w:type="gramStart"/>
      <w:r>
        <w:t>where</w:t>
      </w:r>
      <w:proofErr w:type="gramEnd"/>
      <w:r>
        <w:t xml:space="preserve"> </w:t>
      </w:r>
      <w:proofErr w:type="spellStart"/>
      <w:r>
        <w:t>customer_id</w:t>
      </w:r>
      <w:proofErr w:type="spellEnd"/>
      <w:r>
        <w:t xml:space="preserve"> not in (184, 87, 477)</w:t>
      </w:r>
    </w:p>
    <w:p w:rsidR="00A421B4" w:rsidRDefault="00A421B4" w:rsidP="00A421B4">
      <w:pPr>
        <w:pStyle w:val="NoSpacing"/>
      </w:pPr>
      <w:proofErr w:type="gramStart"/>
      <w:r>
        <w:t>group</w:t>
      </w:r>
      <w:proofErr w:type="gramEnd"/>
      <w:r>
        <w:t xml:space="preserve"> by </w:t>
      </w:r>
      <w:proofErr w:type="spellStart"/>
      <w:r>
        <w:t>customer_id</w:t>
      </w:r>
      <w:proofErr w:type="spellEnd"/>
    </w:p>
    <w:p w:rsidR="00A421B4" w:rsidRDefault="00A421B4" w:rsidP="00A421B4">
      <w:pPr>
        <w:pStyle w:val="NoSpacing"/>
      </w:pPr>
      <w:proofErr w:type="gramStart"/>
      <w:r>
        <w:t>having</w:t>
      </w:r>
      <w:proofErr w:type="gramEnd"/>
      <w:r>
        <w:t xml:space="preserve"> sum(amount)&gt;100;</w:t>
      </w:r>
      <w:r w:rsidR="00E63CAC">
        <w:t xml:space="preserve"> </w:t>
      </w:r>
    </w:p>
    <w:p w:rsidR="00E63CAC" w:rsidRDefault="00E63CAC" w:rsidP="00A421B4">
      <w:pPr>
        <w:pStyle w:val="NoSpacing"/>
      </w:pPr>
    </w:p>
    <w:p w:rsidR="00E63CAC" w:rsidRDefault="00E63CAC" w:rsidP="00A421B4">
      <w:pPr>
        <w:pStyle w:val="NoSpacing"/>
      </w:pPr>
      <w:r>
        <w:t>Having challenge</w:t>
      </w:r>
      <w:r w:rsidR="00C7251C">
        <w:t xml:space="preserve"> section 3</w:t>
      </w:r>
    </w:p>
    <w:p w:rsidR="00E63CAC" w:rsidRDefault="00E63CAC" w:rsidP="00A421B4">
      <w:pPr>
        <w:pStyle w:val="NoSpacing"/>
      </w:pPr>
    </w:p>
    <w:p w:rsidR="00E63CAC" w:rsidRDefault="00E63CAC" w:rsidP="00A421B4">
      <w:pPr>
        <w:pStyle w:val="NoSpacing"/>
      </w:pPr>
      <w:proofErr w:type="gramStart"/>
      <w:r w:rsidRPr="00E63CAC">
        <w:t>select</w:t>
      </w:r>
      <w:proofErr w:type="gramEnd"/>
      <w:r w:rsidRPr="00E63CAC">
        <w:t xml:space="preserve"> </w:t>
      </w:r>
      <w:proofErr w:type="spellStart"/>
      <w:r w:rsidRPr="00E63CAC">
        <w:t>customer_id</w:t>
      </w:r>
      <w:proofErr w:type="spellEnd"/>
      <w:r w:rsidRPr="00E63CAC">
        <w:t>, count(</w:t>
      </w:r>
      <w:proofErr w:type="spellStart"/>
      <w:r w:rsidRPr="00E63CAC">
        <w:t>payment_id</w:t>
      </w:r>
      <w:proofErr w:type="spellEnd"/>
      <w:r w:rsidRPr="00E63CAC">
        <w:t xml:space="preserve">) from payment group by </w:t>
      </w:r>
      <w:proofErr w:type="spellStart"/>
      <w:r w:rsidRPr="00E63CAC">
        <w:t>customer_id</w:t>
      </w:r>
      <w:proofErr w:type="spellEnd"/>
      <w:r w:rsidRPr="00E63CAC">
        <w:t xml:space="preserve"> having count(</w:t>
      </w:r>
      <w:proofErr w:type="spellStart"/>
      <w:r w:rsidRPr="00E63CAC">
        <w:t>payment_id</w:t>
      </w:r>
      <w:proofErr w:type="spellEnd"/>
      <w:r w:rsidRPr="00E63CAC">
        <w:t>)&gt;= 40;</w:t>
      </w:r>
    </w:p>
    <w:p w:rsidR="00C7251C" w:rsidRDefault="00C7251C" w:rsidP="00A421B4">
      <w:pPr>
        <w:pStyle w:val="NoSpacing"/>
      </w:pPr>
    </w:p>
    <w:p w:rsidR="00E30559" w:rsidRDefault="00E30559" w:rsidP="00A421B4">
      <w:pPr>
        <w:pStyle w:val="NoSpacing"/>
      </w:pPr>
      <w:proofErr w:type="gramStart"/>
      <w:r>
        <w:lastRenderedPageBreak/>
        <w:t>question</w:t>
      </w:r>
      <w:proofErr w:type="gramEnd"/>
      <w:r>
        <w:t xml:space="preserve">: return customer id of the customers who have </w:t>
      </w:r>
      <w:proofErr w:type="spellStart"/>
      <w:r>
        <w:t>spend</w:t>
      </w:r>
      <w:proofErr w:type="spellEnd"/>
      <w:r>
        <w:t xml:space="preserve"> more than 100 dollars with staff id 2</w:t>
      </w:r>
    </w:p>
    <w:p w:rsidR="00E30559" w:rsidRDefault="00E30559" w:rsidP="00A421B4">
      <w:pPr>
        <w:pStyle w:val="NoSpacing"/>
      </w:pPr>
      <w:proofErr w:type="gramStart"/>
      <w:r>
        <w:t>answer</w:t>
      </w:r>
      <w:proofErr w:type="gramEnd"/>
      <w:r>
        <w:t>:</w:t>
      </w:r>
    </w:p>
    <w:p w:rsidR="00C7251C" w:rsidRDefault="00C7251C" w:rsidP="00A421B4">
      <w:pPr>
        <w:pStyle w:val="NoSpacing"/>
      </w:pPr>
      <w:r>
        <w:t xml:space="preserve"> </w:t>
      </w:r>
      <w:proofErr w:type="gramStart"/>
      <w:r w:rsidR="00E30559" w:rsidRPr="00E30559">
        <w:t>select</w:t>
      </w:r>
      <w:proofErr w:type="gramEnd"/>
      <w:r w:rsidR="00E30559" w:rsidRPr="00E30559">
        <w:t xml:space="preserve"> </w:t>
      </w:r>
      <w:proofErr w:type="spellStart"/>
      <w:r w:rsidR="00E30559" w:rsidRPr="00E30559">
        <w:t>customer_id</w:t>
      </w:r>
      <w:proofErr w:type="spellEnd"/>
      <w:r w:rsidR="00E30559" w:rsidRPr="00E30559">
        <w:t xml:space="preserve">, sum(amount) from payment where </w:t>
      </w:r>
      <w:proofErr w:type="spellStart"/>
      <w:r w:rsidR="00E30559" w:rsidRPr="00E30559">
        <w:t>staff_id</w:t>
      </w:r>
      <w:proofErr w:type="spellEnd"/>
      <w:r w:rsidR="00E30559" w:rsidRPr="00E30559">
        <w:t xml:space="preserve"> = 2 group by </w:t>
      </w:r>
      <w:proofErr w:type="spellStart"/>
      <w:r w:rsidR="00E30559" w:rsidRPr="00E30559">
        <w:t>customer_id</w:t>
      </w:r>
      <w:proofErr w:type="spellEnd"/>
      <w:r w:rsidR="00E30559" w:rsidRPr="00E30559">
        <w:t xml:space="preserve"> having sum(amount)&gt;=100;</w:t>
      </w:r>
    </w:p>
    <w:p w:rsidR="00E30559" w:rsidRDefault="00E30559" w:rsidP="00A421B4">
      <w:pPr>
        <w:pStyle w:val="NoSpacing"/>
      </w:pPr>
    </w:p>
    <w:p w:rsidR="00E30559" w:rsidRDefault="000B6B7A" w:rsidP="00A421B4">
      <w:pPr>
        <w:pStyle w:val="NoSpacing"/>
      </w:pPr>
      <w:r>
        <w:t>Section 4:</w:t>
      </w:r>
    </w:p>
    <w:p w:rsidR="000B6B7A" w:rsidRDefault="000B6B7A" w:rsidP="000B6B7A">
      <w:pPr>
        <w:pStyle w:val="NoSpacing"/>
        <w:numPr>
          <w:ilvl w:val="0"/>
          <w:numId w:val="5"/>
        </w:numPr>
        <w:rPr>
          <w:rFonts w:ascii="Segoe UI" w:hAnsi="Segoe UI" w:cs="Segoe UI"/>
          <w:color w:val="1C1D1F"/>
          <w:sz w:val="29"/>
          <w:szCs w:val="29"/>
          <w:shd w:val="clear" w:color="auto" w:fill="FFFFFF"/>
        </w:rPr>
      </w:pPr>
      <w:r>
        <w:rPr>
          <w:rFonts w:ascii="Segoe UI" w:hAnsi="Segoe UI" w:cs="Segoe UI"/>
          <w:color w:val="1C1D1F"/>
          <w:sz w:val="29"/>
          <w:szCs w:val="29"/>
          <w:shd w:val="clear" w:color="auto" w:fill="FFFFFF"/>
        </w:rPr>
        <w:t>Return the customer IDs of customers who have spent at least $110 with the staff member who has an ID of 2.</w:t>
      </w:r>
    </w:p>
    <w:p w:rsidR="000B6B7A" w:rsidRDefault="000B6B7A" w:rsidP="000B6B7A">
      <w:pPr>
        <w:pStyle w:val="NoSpacing"/>
        <w:ind w:left="360"/>
        <w:rPr>
          <w:rFonts w:ascii="Segoe UI" w:hAnsi="Segoe UI" w:cs="Segoe UI"/>
          <w:color w:val="1C1D1F"/>
          <w:sz w:val="29"/>
          <w:szCs w:val="29"/>
          <w:shd w:val="clear" w:color="auto" w:fill="FFFFFF"/>
        </w:rPr>
      </w:pPr>
    </w:p>
    <w:p w:rsidR="000B6B7A" w:rsidRPr="00704799" w:rsidRDefault="000B6B7A" w:rsidP="000B6B7A">
      <w:pPr>
        <w:pStyle w:val="NoSpacing"/>
        <w:ind w:left="360"/>
        <w:rPr>
          <w:sz w:val="26"/>
          <w:szCs w:val="26"/>
        </w:rPr>
      </w:pPr>
      <w:proofErr w:type="gramStart"/>
      <w:r w:rsidRPr="00704799">
        <w:rPr>
          <w:sz w:val="26"/>
          <w:szCs w:val="26"/>
        </w:rPr>
        <w:t>select</w:t>
      </w:r>
      <w:proofErr w:type="gramEnd"/>
      <w:r w:rsidRPr="00704799">
        <w:rPr>
          <w:sz w:val="26"/>
          <w:szCs w:val="26"/>
        </w:rPr>
        <w:t xml:space="preserve"> </w:t>
      </w:r>
      <w:proofErr w:type="spellStart"/>
      <w:r w:rsidRPr="00704799">
        <w:rPr>
          <w:sz w:val="26"/>
          <w:szCs w:val="26"/>
        </w:rPr>
        <w:t>customer_id</w:t>
      </w:r>
      <w:proofErr w:type="spellEnd"/>
      <w:r w:rsidRPr="00704799">
        <w:rPr>
          <w:sz w:val="26"/>
          <w:szCs w:val="26"/>
        </w:rPr>
        <w:t xml:space="preserve">, sum(amount) from payment where </w:t>
      </w:r>
      <w:proofErr w:type="spellStart"/>
      <w:r w:rsidRPr="00704799">
        <w:rPr>
          <w:sz w:val="26"/>
          <w:szCs w:val="26"/>
        </w:rPr>
        <w:t>staff_id</w:t>
      </w:r>
      <w:proofErr w:type="spellEnd"/>
      <w:r w:rsidRPr="00704799">
        <w:rPr>
          <w:sz w:val="26"/>
          <w:szCs w:val="26"/>
        </w:rPr>
        <w:t xml:space="preserve"> = 2 group by </w:t>
      </w:r>
      <w:proofErr w:type="spellStart"/>
      <w:r w:rsidRPr="00704799">
        <w:rPr>
          <w:sz w:val="26"/>
          <w:szCs w:val="26"/>
        </w:rPr>
        <w:t>customer_id</w:t>
      </w:r>
      <w:proofErr w:type="spellEnd"/>
      <w:r w:rsidRPr="00704799">
        <w:rPr>
          <w:sz w:val="26"/>
          <w:szCs w:val="26"/>
        </w:rPr>
        <w:t xml:space="preserve"> having sum(amount)&gt;110;</w:t>
      </w:r>
    </w:p>
    <w:p w:rsidR="00704799" w:rsidRPr="00704799" w:rsidRDefault="00704799" w:rsidP="000B6B7A">
      <w:pPr>
        <w:pStyle w:val="NoSpacing"/>
        <w:ind w:left="360"/>
        <w:rPr>
          <w:sz w:val="26"/>
          <w:szCs w:val="26"/>
        </w:rPr>
      </w:pPr>
    </w:p>
    <w:p w:rsidR="00704799" w:rsidRPr="00704799" w:rsidRDefault="000F56E4" w:rsidP="000B6B7A">
      <w:pPr>
        <w:pStyle w:val="NoSpacing"/>
        <w:ind w:left="360"/>
        <w:rPr>
          <w:sz w:val="26"/>
          <w:szCs w:val="26"/>
        </w:rPr>
      </w:pPr>
      <w:r>
        <w:rPr>
          <w:rFonts w:ascii="Segoe UI" w:hAnsi="Segoe UI" w:cs="Segoe UI"/>
          <w:color w:val="1C1D1F"/>
          <w:sz w:val="29"/>
          <w:szCs w:val="29"/>
          <w:shd w:val="clear" w:color="auto" w:fill="FFFFFF"/>
        </w:rPr>
        <w:t> How many films begin with the letter J?</w:t>
      </w:r>
    </w:p>
    <w:p w:rsidR="006C756E" w:rsidRDefault="00704799" w:rsidP="006C756E">
      <w:pPr>
        <w:pStyle w:val="NoSpacing"/>
        <w:ind w:left="360"/>
        <w:rPr>
          <w:sz w:val="26"/>
          <w:szCs w:val="26"/>
        </w:rPr>
      </w:pPr>
      <w:proofErr w:type="gramStart"/>
      <w:r w:rsidRPr="00704799">
        <w:rPr>
          <w:sz w:val="26"/>
          <w:szCs w:val="26"/>
        </w:rPr>
        <w:t>select</w:t>
      </w:r>
      <w:proofErr w:type="gramEnd"/>
      <w:r w:rsidRPr="00704799">
        <w:rPr>
          <w:sz w:val="26"/>
          <w:szCs w:val="26"/>
        </w:rPr>
        <w:t xml:space="preserve"> count(title) from film where title like 'J%';</w:t>
      </w:r>
    </w:p>
    <w:p w:rsidR="00B459AE" w:rsidDel="006C756E" w:rsidRDefault="00B459AE">
      <w:pPr>
        <w:pStyle w:val="NoSpacing"/>
        <w:rPr>
          <w:del w:id="2" w:author="Mridul Rajbhar" w:date="2022-10-16T14:49:00Z"/>
          <w:sz w:val="26"/>
          <w:szCs w:val="26"/>
        </w:rPr>
        <w:pPrChange w:id="3" w:author="Mridul Rajbhar" w:date="2022-10-16T14:49:00Z">
          <w:pPr>
            <w:pStyle w:val="NoSpacing"/>
            <w:ind w:left="360"/>
          </w:pPr>
        </w:pPrChange>
      </w:pPr>
    </w:p>
    <w:p w:rsidR="00B459AE" w:rsidRDefault="00B459AE">
      <w:pPr>
        <w:pStyle w:val="NoSpacing"/>
        <w:rPr>
          <w:ins w:id="4" w:author="Mridul Rajbhar" w:date="2022-10-16T14:50:00Z"/>
          <w:b/>
          <w:sz w:val="30"/>
          <w:szCs w:val="26"/>
        </w:rPr>
        <w:pPrChange w:id="5" w:author="Mridul Rajbhar" w:date="2022-10-16T14:49:00Z">
          <w:pPr>
            <w:pStyle w:val="NoSpacing"/>
            <w:ind w:left="360"/>
            <w:jc w:val="center"/>
          </w:pPr>
        </w:pPrChange>
      </w:pPr>
      <w:del w:id="6" w:author="Mridul Rajbhar" w:date="2022-10-16T14:49:00Z">
        <w:r w:rsidRPr="00B459AE" w:rsidDel="006C756E">
          <w:rPr>
            <w:b/>
            <w:sz w:val="30"/>
            <w:szCs w:val="26"/>
            <w:rPrChange w:id="7" w:author="Mridul Rajbhar" w:date="2022-10-16T14:45:00Z">
              <w:rPr>
                <w:sz w:val="30"/>
                <w:szCs w:val="26"/>
              </w:rPr>
            </w:rPrChange>
          </w:rPr>
          <w:delText>JOINS</w:delText>
        </w:r>
      </w:del>
    </w:p>
    <w:p w:rsidR="00591C72" w:rsidRDefault="00591C72">
      <w:pPr>
        <w:pStyle w:val="NoSpacing"/>
        <w:rPr>
          <w:ins w:id="8" w:author="Mridul Rajbhar" w:date="2022-10-16T14:50:00Z"/>
          <w:b/>
          <w:sz w:val="30"/>
          <w:szCs w:val="26"/>
        </w:rPr>
        <w:pPrChange w:id="9" w:author="Mridul Rajbhar" w:date="2022-10-16T14:49:00Z">
          <w:pPr>
            <w:pStyle w:val="NoSpacing"/>
            <w:ind w:left="360"/>
            <w:jc w:val="center"/>
          </w:pPr>
        </w:pPrChange>
      </w:pPr>
    </w:p>
    <w:p w:rsidR="00591C72" w:rsidRDefault="00591C72">
      <w:pPr>
        <w:pStyle w:val="NoSpacing"/>
        <w:jc w:val="center"/>
        <w:rPr>
          <w:ins w:id="10" w:author="Mridul Rajbhar" w:date="2022-10-16T14:50:00Z"/>
          <w:b/>
          <w:sz w:val="30"/>
          <w:szCs w:val="26"/>
        </w:rPr>
        <w:pPrChange w:id="11" w:author="Mridul Rajbhar" w:date="2022-10-16T14:50:00Z">
          <w:pPr>
            <w:pStyle w:val="NoSpacing"/>
            <w:ind w:left="360"/>
            <w:jc w:val="center"/>
          </w:pPr>
        </w:pPrChange>
      </w:pPr>
      <w:ins w:id="12" w:author="Mridul Rajbhar" w:date="2022-10-16T14:50:00Z">
        <w:r>
          <w:rPr>
            <w:b/>
            <w:sz w:val="30"/>
            <w:szCs w:val="26"/>
          </w:rPr>
          <w:t>JOINS</w:t>
        </w:r>
      </w:ins>
    </w:p>
    <w:p w:rsidR="00591C72" w:rsidRDefault="00591C72">
      <w:pPr>
        <w:pStyle w:val="NoSpacing"/>
        <w:rPr>
          <w:ins w:id="13" w:author="Mridul Rajbhar" w:date="2022-10-16T14:51:00Z"/>
          <w:sz w:val="30"/>
          <w:szCs w:val="26"/>
        </w:rPr>
        <w:pPrChange w:id="14" w:author="Mridul Rajbhar" w:date="2022-10-16T14:50:00Z">
          <w:pPr>
            <w:pStyle w:val="NoSpacing"/>
            <w:ind w:left="360"/>
            <w:jc w:val="center"/>
          </w:pPr>
        </w:pPrChange>
      </w:pPr>
    </w:p>
    <w:p w:rsidR="00591C72" w:rsidRDefault="00591C72">
      <w:pPr>
        <w:pStyle w:val="NoSpacing"/>
        <w:rPr>
          <w:ins w:id="15" w:author="Mridul Rajbhar" w:date="2022-10-16T14:54:00Z"/>
          <w:sz w:val="30"/>
          <w:szCs w:val="26"/>
        </w:rPr>
        <w:pPrChange w:id="16" w:author="Mridul Rajbhar" w:date="2022-10-16T14:50:00Z">
          <w:pPr>
            <w:pStyle w:val="NoSpacing"/>
            <w:ind w:left="360"/>
            <w:jc w:val="center"/>
          </w:pPr>
        </w:pPrChange>
      </w:pPr>
      <w:ins w:id="17" w:author="Mridul Rajbhar" w:date="2022-10-16T14:51:00Z">
        <w:r>
          <w:rPr>
            <w:sz w:val="30"/>
            <w:szCs w:val="26"/>
          </w:rPr>
          <w:t xml:space="preserve">AS operator </w:t>
        </w:r>
        <w:r w:rsidRPr="00591C72">
          <w:rPr>
            <w:sz w:val="30"/>
            <w:szCs w:val="26"/>
          </w:rPr>
          <w:sym w:font="Wingdings" w:char="F0E0"/>
        </w:r>
        <w:r>
          <w:rPr>
            <w:sz w:val="30"/>
            <w:szCs w:val="26"/>
          </w:rPr>
          <w:t xml:space="preserve"> </w:t>
        </w:r>
      </w:ins>
      <w:ins w:id="18" w:author="Mridul Rajbhar" w:date="2022-10-16T14:52:00Z">
        <w:r>
          <w:rPr>
            <w:sz w:val="30"/>
            <w:szCs w:val="26"/>
          </w:rPr>
          <w:t>‘AS’ operator i</w:t>
        </w:r>
      </w:ins>
      <w:ins w:id="19" w:author="Mridul Rajbhar" w:date="2022-10-16T14:53:00Z">
        <w:r>
          <w:rPr>
            <w:sz w:val="30"/>
            <w:szCs w:val="26"/>
          </w:rPr>
          <w:t xml:space="preserve">s used to create an </w:t>
        </w:r>
        <w:proofErr w:type="gramStart"/>
        <w:r>
          <w:rPr>
            <w:sz w:val="30"/>
            <w:szCs w:val="26"/>
          </w:rPr>
          <w:t>Alias</w:t>
        </w:r>
      </w:ins>
      <w:ins w:id="20" w:author="Mridul Rajbhar" w:date="2022-10-16T14:55:00Z">
        <w:r w:rsidR="00A026DD">
          <w:rPr>
            <w:sz w:val="30"/>
            <w:szCs w:val="26"/>
          </w:rPr>
          <w:t>(</w:t>
        </w:r>
        <w:proofErr w:type="gramEnd"/>
        <w:r w:rsidR="00A026DD">
          <w:rPr>
            <w:sz w:val="30"/>
            <w:szCs w:val="26"/>
          </w:rPr>
          <w:t>different name for the column)</w:t>
        </w:r>
      </w:ins>
      <w:ins w:id="21" w:author="Mridul Rajbhar" w:date="2022-10-16T14:53:00Z">
        <w:r>
          <w:rPr>
            <w:sz w:val="30"/>
            <w:szCs w:val="26"/>
          </w:rPr>
          <w:t xml:space="preserve"> of the other column.</w:t>
        </w:r>
      </w:ins>
    </w:p>
    <w:p w:rsidR="00EB09F0" w:rsidRDefault="00A026DD">
      <w:pPr>
        <w:pStyle w:val="NoSpacing"/>
        <w:rPr>
          <w:ins w:id="22" w:author="Mridul Rajbhar" w:date="2022-10-16T15:10:00Z"/>
          <w:sz w:val="30"/>
          <w:szCs w:val="26"/>
        </w:rPr>
        <w:pPrChange w:id="23" w:author="Mridul Rajbhar" w:date="2022-10-16T14:50:00Z">
          <w:pPr>
            <w:pStyle w:val="NoSpacing"/>
            <w:ind w:left="360"/>
            <w:jc w:val="center"/>
          </w:pPr>
        </w:pPrChange>
      </w:pPr>
      <w:ins w:id="24" w:author="Mridul Rajbhar" w:date="2022-10-16T14:54:00Z">
        <w:r>
          <w:rPr>
            <w:sz w:val="30"/>
            <w:szCs w:val="26"/>
          </w:rPr>
          <w:t xml:space="preserve">As operator gets executed at the end of the query means that alias </w:t>
        </w:r>
        <w:proofErr w:type="spellStart"/>
        <w:r>
          <w:rPr>
            <w:sz w:val="30"/>
            <w:szCs w:val="26"/>
          </w:rPr>
          <w:t>wont</w:t>
        </w:r>
        <w:proofErr w:type="spellEnd"/>
        <w:r>
          <w:rPr>
            <w:sz w:val="30"/>
            <w:szCs w:val="26"/>
          </w:rPr>
          <w:t xml:space="preserve"> wo</w:t>
        </w:r>
      </w:ins>
      <w:ins w:id="25" w:author="Mridul Rajbhar" w:date="2022-10-16T14:55:00Z">
        <w:r>
          <w:rPr>
            <w:sz w:val="30"/>
            <w:szCs w:val="26"/>
          </w:rPr>
          <w:t>rk in ‘where’ clause.</w:t>
        </w:r>
      </w:ins>
    </w:p>
    <w:p w:rsidR="00EB09F0" w:rsidRDefault="00EB09F0">
      <w:pPr>
        <w:pStyle w:val="NoSpacing"/>
        <w:rPr>
          <w:ins w:id="26" w:author="Mridul Rajbhar" w:date="2022-10-16T15:10:00Z"/>
          <w:sz w:val="30"/>
          <w:szCs w:val="26"/>
        </w:rPr>
        <w:pPrChange w:id="27" w:author="Mridul Rajbhar" w:date="2022-10-16T14:50:00Z">
          <w:pPr>
            <w:pStyle w:val="NoSpacing"/>
            <w:ind w:left="360"/>
            <w:jc w:val="center"/>
          </w:pPr>
        </w:pPrChange>
      </w:pPr>
    </w:p>
    <w:p w:rsidR="004562CA" w:rsidRDefault="00081167">
      <w:pPr>
        <w:pStyle w:val="NoSpacing"/>
        <w:rPr>
          <w:ins w:id="28" w:author="Mridul Rajbhar" w:date="2022-10-17T10:41:00Z"/>
          <w:sz w:val="30"/>
          <w:szCs w:val="26"/>
        </w:rPr>
        <w:pPrChange w:id="29" w:author="Mridul Rajbhar" w:date="2022-10-16T14:50:00Z">
          <w:pPr>
            <w:pStyle w:val="NoSpacing"/>
            <w:ind w:left="360"/>
            <w:jc w:val="center"/>
          </w:pPr>
        </w:pPrChange>
      </w:pPr>
      <w:ins w:id="30" w:author="Mridul Rajbhar" w:date="2022-10-16T15:10:00Z">
        <w:r>
          <w:rPr>
            <w:sz w:val="30"/>
            <w:szCs w:val="26"/>
          </w:rPr>
          <w:t>J</w:t>
        </w:r>
        <w:r w:rsidR="00EB09F0">
          <w:rPr>
            <w:sz w:val="30"/>
            <w:szCs w:val="26"/>
          </w:rPr>
          <w:t>oins</w:t>
        </w:r>
        <w:r>
          <w:rPr>
            <w:sz w:val="30"/>
            <w:szCs w:val="26"/>
          </w:rPr>
          <w:t xml:space="preserve"> </w:t>
        </w:r>
        <w:r w:rsidRPr="00081167">
          <w:rPr>
            <w:sz w:val="30"/>
            <w:szCs w:val="26"/>
          </w:rPr>
          <w:sym w:font="Wingdings" w:char="F0E0"/>
        </w:r>
        <w:r>
          <w:rPr>
            <w:sz w:val="30"/>
            <w:szCs w:val="26"/>
          </w:rPr>
          <w:t xml:space="preserve"> </w:t>
        </w:r>
      </w:ins>
      <w:ins w:id="31" w:author="Mridul Rajbhar" w:date="2022-10-16T15:11:00Z">
        <w:r w:rsidR="00D6611A">
          <w:rPr>
            <w:sz w:val="30"/>
            <w:szCs w:val="26"/>
          </w:rPr>
          <w:t xml:space="preserve">to </w:t>
        </w:r>
      </w:ins>
      <w:ins w:id="32" w:author="Mridul Rajbhar" w:date="2022-10-16T15:12:00Z">
        <w:r w:rsidR="00D6611A">
          <w:rPr>
            <w:sz w:val="30"/>
            <w:szCs w:val="26"/>
          </w:rPr>
          <w:t>combine</w:t>
        </w:r>
      </w:ins>
      <w:ins w:id="33" w:author="Mridul Rajbhar" w:date="2022-10-16T15:11:00Z">
        <w:r>
          <w:rPr>
            <w:sz w:val="30"/>
            <w:szCs w:val="26"/>
          </w:rPr>
          <w:t xml:space="preserve"> the</w:t>
        </w:r>
      </w:ins>
      <w:ins w:id="34" w:author="Mridul Rajbhar" w:date="2022-10-16T15:12:00Z">
        <w:r>
          <w:rPr>
            <w:sz w:val="30"/>
            <w:szCs w:val="26"/>
          </w:rPr>
          <w:t xml:space="preserve"> multiple tables on the basis of common column.</w:t>
        </w:r>
      </w:ins>
    </w:p>
    <w:p w:rsidR="0075412E" w:rsidRDefault="0075412E">
      <w:pPr>
        <w:pStyle w:val="NoSpacing"/>
        <w:rPr>
          <w:ins w:id="35" w:author="Mridul Rajbhar" w:date="2022-10-16T15:13:00Z"/>
          <w:sz w:val="30"/>
          <w:szCs w:val="26"/>
        </w:rPr>
        <w:pPrChange w:id="36" w:author="Mridul Rajbhar" w:date="2022-10-16T14:50:00Z">
          <w:pPr>
            <w:pStyle w:val="NoSpacing"/>
            <w:ind w:left="360"/>
            <w:jc w:val="center"/>
          </w:pPr>
        </w:pPrChange>
      </w:pPr>
      <w:ins w:id="37" w:author="Mridul Rajbhar" w:date="2022-10-17T10:41:00Z">
        <w:r>
          <w:rPr>
            <w:sz w:val="30"/>
            <w:szCs w:val="26"/>
          </w:rPr>
          <w:t xml:space="preserve">/ Queries that can be executed to </w:t>
        </w:r>
      </w:ins>
      <w:ins w:id="38" w:author="Mridul Rajbhar" w:date="2022-10-17T10:42:00Z">
        <w:r>
          <w:rPr>
            <w:sz w:val="30"/>
            <w:szCs w:val="26"/>
          </w:rPr>
          <w:t xml:space="preserve">retrieve </w:t>
        </w:r>
      </w:ins>
      <w:ins w:id="39" w:author="Mridul Rajbhar" w:date="2022-10-17T10:43:00Z">
        <w:r>
          <w:rPr>
            <w:sz w:val="30"/>
            <w:szCs w:val="26"/>
          </w:rPr>
          <w:t>data from multiple tables.</w:t>
        </w:r>
      </w:ins>
    </w:p>
    <w:p w:rsidR="004562CA" w:rsidRDefault="004562CA">
      <w:pPr>
        <w:pStyle w:val="NoSpacing"/>
        <w:rPr>
          <w:ins w:id="40" w:author="Mridul Rajbhar" w:date="2022-10-16T15:13:00Z"/>
          <w:sz w:val="30"/>
          <w:szCs w:val="26"/>
        </w:rPr>
        <w:pPrChange w:id="41" w:author="Mridul Rajbhar" w:date="2022-10-16T14:50:00Z">
          <w:pPr>
            <w:pStyle w:val="NoSpacing"/>
            <w:ind w:left="360"/>
            <w:jc w:val="center"/>
          </w:pPr>
        </w:pPrChange>
      </w:pPr>
    </w:p>
    <w:p w:rsidR="004562CA" w:rsidRDefault="004562CA">
      <w:pPr>
        <w:pStyle w:val="NoSpacing"/>
        <w:rPr>
          <w:ins w:id="42" w:author="Mridul Rajbhar" w:date="2022-10-16T15:13:00Z"/>
          <w:sz w:val="30"/>
          <w:szCs w:val="26"/>
        </w:rPr>
        <w:pPrChange w:id="43" w:author="Mridul Rajbhar" w:date="2022-10-16T14:50:00Z">
          <w:pPr>
            <w:pStyle w:val="NoSpacing"/>
            <w:ind w:left="360"/>
            <w:jc w:val="center"/>
          </w:pPr>
        </w:pPrChange>
      </w:pPr>
      <w:ins w:id="44" w:author="Mridul Rajbhar" w:date="2022-10-16T15:13:00Z">
        <w:r>
          <w:rPr>
            <w:sz w:val="30"/>
            <w:szCs w:val="26"/>
          </w:rPr>
          <w:t>Types:</w:t>
        </w:r>
      </w:ins>
    </w:p>
    <w:p w:rsidR="00B23EFA" w:rsidRDefault="004562CA">
      <w:pPr>
        <w:pStyle w:val="NoSpacing"/>
        <w:numPr>
          <w:ilvl w:val="0"/>
          <w:numId w:val="6"/>
        </w:numPr>
        <w:rPr>
          <w:ins w:id="45" w:author="Mridul Rajbhar" w:date="2022-10-16T15:14:00Z"/>
          <w:sz w:val="30"/>
          <w:szCs w:val="26"/>
        </w:rPr>
        <w:pPrChange w:id="46" w:author="Mridul Rajbhar" w:date="2022-10-16T15:14:00Z">
          <w:pPr>
            <w:pStyle w:val="NoSpacing"/>
            <w:ind w:left="360"/>
            <w:jc w:val="center"/>
          </w:pPr>
        </w:pPrChange>
      </w:pPr>
      <w:ins w:id="47" w:author="Mridul Rajbhar" w:date="2022-10-16T15:14:00Z">
        <w:r>
          <w:rPr>
            <w:sz w:val="30"/>
            <w:szCs w:val="26"/>
          </w:rPr>
          <w:t>Inner joins</w:t>
        </w:r>
      </w:ins>
    </w:p>
    <w:p w:rsidR="00A026DD" w:rsidRDefault="00B23EFA">
      <w:pPr>
        <w:pStyle w:val="NoSpacing"/>
        <w:ind w:left="360"/>
        <w:rPr>
          <w:ins w:id="48" w:author="Mridul Rajbhar" w:date="2022-10-16T15:31:00Z"/>
          <w:sz w:val="30"/>
          <w:szCs w:val="26"/>
        </w:rPr>
        <w:pPrChange w:id="49" w:author="Mridul Rajbhar" w:date="2022-10-16T15:14:00Z">
          <w:pPr>
            <w:pStyle w:val="NoSpacing"/>
            <w:ind w:left="360"/>
            <w:jc w:val="center"/>
          </w:pPr>
        </w:pPrChange>
      </w:pPr>
      <w:ins w:id="50" w:author="Mridul Rajbhar" w:date="2022-10-16T15:25:00Z">
        <w:r>
          <w:rPr>
            <w:sz w:val="30"/>
            <w:szCs w:val="26"/>
          </w:rPr>
          <w:t>Inner join returns the set of the record that match</w:t>
        </w:r>
      </w:ins>
      <w:ins w:id="51" w:author="Mridul Rajbhar" w:date="2022-10-16T15:29:00Z">
        <w:r w:rsidR="00031A32">
          <w:rPr>
            <w:sz w:val="30"/>
            <w:szCs w:val="26"/>
          </w:rPr>
          <w:t>es</w:t>
        </w:r>
      </w:ins>
      <w:ins w:id="52" w:author="Mridul Rajbhar" w:date="2022-10-16T15:25:00Z">
        <w:r>
          <w:rPr>
            <w:sz w:val="30"/>
            <w:szCs w:val="26"/>
          </w:rPr>
          <w:t xml:space="preserve"> in both tables.</w:t>
        </w:r>
      </w:ins>
      <w:ins w:id="53" w:author="Mridul Rajbhar" w:date="2022-10-16T14:55:00Z">
        <w:r w:rsidR="00A026DD">
          <w:rPr>
            <w:sz w:val="30"/>
            <w:szCs w:val="26"/>
          </w:rPr>
          <w:t xml:space="preserve"> </w:t>
        </w:r>
      </w:ins>
    </w:p>
    <w:p w:rsidR="00DA5AA3" w:rsidRDefault="00DA5AA3">
      <w:pPr>
        <w:pStyle w:val="NoSpacing"/>
        <w:ind w:left="360"/>
        <w:rPr>
          <w:ins w:id="54" w:author="Mridul Rajbhar" w:date="2022-10-16T15:31:00Z"/>
          <w:sz w:val="30"/>
          <w:szCs w:val="26"/>
        </w:rPr>
        <w:pPrChange w:id="55" w:author="Mridul Rajbhar" w:date="2022-10-16T15:14:00Z">
          <w:pPr>
            <w:pStyle w:val="NoSpacing"/>
            <w:ind w:left="360"/>
            <w:jc w:val="center"/>
          </w:pPr>
        </w:pPrChange>
      </w:pPr>
      <w:ins w:id="56" w:author="Mridul Rajbhar" w:date="2022-10-16T15:31:00Z">
        <w:r>
          <w:rPr>
            <w:sz w:val="30"/>
            <w:szCs w:val="26"/>
          </w:rPr>
          <w:t xml:space="preserve">Syntax: </w:t>
        </w:r>
      </w:ins>
    </w:p>
    <w:p w:rsidR="00DA5AA3" w:rsidRDefault="00DA5AA3">
      <w:pPr>
        <w:pStyle w:val="NoSpacing"/>
        <w:ind w:left="360"/>
        <w:rPr>
          <w:ins w:id="57" w:author="Mridul Rajbhar" w:date="2022-10-17T10:43:00Z"/>
          <w:sz w:val="30"/>
          <w:szCs w:val="26"/>
        </w:rPr>
        <w:pPrChange w:id="58" w:author="Mridul Rajbhar" w:date="2022-10-16T15:14:00Z">
          <w:pPr>
            <w:pStyle w:val="NoSpacing"/>
            <w:ind w:left="360"/>
            <w:jc w:val="center"/>
          </w:pPr>
        </w:pPrChange>
      </w:pPr>
      <w:ins w:id="59" w:author="Mridul Rajbhar" w:date="2022-10-16T15:31:00Z">
        <w:r>
          <w:rPr>
            <w:sz w:val="30"/>
            <w:szCs w:val="26"/>
          </w:rPr>
          <w:t>Select * fro</w:t>
        </w:r>
        <w:r w:rsidR="00CF062D">
          <w:rPr>
            <w:sz w:val="30"/>
            <w:szCs w:val="26"/>
          </w:rPr>
          <w:t xml:space="preserve">m </w:t>
        </w:r>
        <w:proofErr w:type="spellStart"/>
        <w:r w:rsidR="00CF062D">
          <w:rPr>
            <w:sz w:val="30"/>
            <w:szCs w:val="26"/>
          </w:rPr>
          <w:t>tableA</w:t>
        </w:r>
        <w:proofErr w:type="spellEnd"/>
        <w:r w:rsidR="00CF062D">
          <w:rPr>
            <w:sz w:val="30"/>
            <w:szCs w:val="26"/>
          </w:rPr>
          <w:t xml:space="preserve"> inner join </w:t>
        </w:r>
        <w:proofErr w:type="spellStart"/>
        <w:r w:rsidR="00CF062D">
          <w:rPr>
            <w:sz w:val="30"/>
            <w:szCs w:val="26"/>
          </w:rPr>
          <w:t>tableB</w:t>
        </w:r>
        <w:proofErr w:type="spellEnd"/>
        <w:r w:rsidR="00CF062D">
          <w:rPr>
            <w:sz w:val="30"/>
            <w:szCs w:val="26"/>
          </w:rPr>
          <w:t xml:space="preserve"> </w:t>
        </w:r>
      </w:ins>
      <w:ins w:id="60" w:author="Mridul Rajbhar" w:date="2022-10-17T11:09:00Z">
        <w:r w:rsidR="00CF062D">
          <w:rPr>
            <w:sz w:val="30"/>
            <w:szCs w:val="26"/>
          </w:rPr>
          <w:t>on</w:t>
        </w:r>
      </w:ins>
      <w:ins w:id="61" w:author="Mridul Rajbhar" w:date="2022-10-16T15:31:00Z">
        <w:r>
          <w:rPr>
            <w:sz w:val="30"/>
            <w:szCs w:val="26"/>
          </w:rPr>
          <w:t xml:space="preserve"> </w:t>
        </w:r>
        <w:proofErr w:type="spellStart"/>
        <w:r>
          <w:rPr>
            <w:sz w:val="30"/>
            <w:szCs w:val="26"/>
          </w:rPr>
          <w:t>tableA.col</w:t>
        </w:r>
      </w:ins>
      <w:ins w:id="62" w:author="Mridul Rajbhar" w:date="2022-10-16T15:32:00Z">
        <w:r>
          <w:rPr>
            <w:sz w:val="30"/>
            <w:szCs w:val="26"/>
          </w:rPr>
          <w:t>_match</w:t>
        </w:r>
      </w:ins>
      <w:proofErr w:type="spellEnd"/>
      <w:ins w:id="63" w:author="Mridul Rajbhar" w:date="2022-10-16T15:31:00Z">
        <w:r>
          <w:rPr>
            <w:sz w:val="30"/>
            <w:szCs w:val="26"/>
          </w:rPr>
          <w:t xml:space="preserve"> = </w:t>
        </w:r>
        <w:proofErr w:type="spellStart"/>
        <w:r>
          <w:rPr>
            <w:sz w:val="30"/>
            <w:szCs w:val="26"/>
          </w:rPr>
          <w:t>tableB.</w:t>
        </w:r>
      </w:ins>
      <w:ins w:id="64" w:author="Mridul Rajbhar" w:date="2022-10-16T15:32:00Z">
        <w:r>
          <w:rPr>
            <w:sz w:val="30"/>
            <w:szCs w:val="26"/>
          </w:rPr>
          <w:t>col_match</w:t>
        </w:r>
        <w:proofErr w:type="spellEnd"/>
        <w:r>
          <w:rPr>
            <w:sz w:val="30"/>
            <w:szCs w:val="26"/>
          </w:rPr>
          <w:t>;</w:t>
        </w:r>
      </w:ins>
    </w:p>
    <w:p w:rsidR="0075412E" w:rsidRDefault="0075412E">
      <w:pPr>
        <w:pStyle w:val="NoSpacing"/>
        <w:ind w:left="360"/>
        <w:rPr>
          <w:ins w:id="65" w:author="Mridul Rajbhar" w:date="2022-10-17T10:43:00Z"/>
          <w:sz w:val="30"/>
          <w:szCs w:val="26"/>
        </w:rPr>
        <w:pPrChange w:id="66" w:author="Mridul Rajbhar" w:date="2022-10-16T15:14:00Z">
          <w:pPr>
            <w:pStyle w:val="NoSpacing"/>
            <w:ind w:left="360"/>
            <w:jc w:val="center"/>
          </w:pPr>
        </w:pPrChange>
      </w:pPr>
    </w:p>
    <w:p w:rsidR="0075412E" w:rsidRDefault="0075412E">
      <w:pPr>
        <w:pStyle w:val="NoSpacing"/>
        <w:numPr>
          <w:ilvl w:val="0"/>
          <w:numId w:val="6"/>
        </w:numPr>
        <w:rPr>
          <w:ins w:id="67" w:author="Mridul Rajbhar" w:date="2022-10-17T10:43:00Z"/>
          <w:sz w:val="30"/>
          <w:szCs w:val="26"/>
        </w:rPr>
        <w:pPrChange w:id="68" w:author="Mridul Rajbhar" w:date="2022-10-17T10:43:00Z">
          <w:pPr>
            <w:pStyle w:val="NoSpacing"/>
            <w:ind w:left="360"/>
            <w:jc w:val="center"/>
          </w:pPr>
        </w:pPrChange>
      </w:pPr>
      <w:ins w:id="69" w:author="Mridul Rajbhar" w:date="2022-10-17T10:43:00Z">
        <w:r>
          <w:rPr>
            <w:sz w:val="30"/>
            <w:szCs w:val="26"/>
          </w:rPr>
          <w:t>Natural Join</w:t>
        </w:r>
      </w:ins>
    </w:p>
    <w:p w:rsidR="0075412E" w:rsidRDefault="0075412E">
      <w:pPr>
        <w:pStyle w:val="NoSpacing"/>
        <w:numPr>
          <w:ilvl w:val="0"/>
          <w:numId w:val="6"/>
        </w:numPr>
        <w:rPr>
          <w:ins w:id="70" w:author="Mridul Rajbhar" w:date="2022-10-17T10:43:00Z"/>
          <w:sz w:val="30"/>
          <w:szCs w:val="26"/>
        </w:rPr>
        <w:pPrChange w:id="71" w:author="Mridul Rajbhar" w:date="2022-10-17T10:43:00Z">
          <w:pPr>
            <w:pStyle w:val="NoSpacing"/>
            <w:ind w:left="360"/>
            <w:jc w:val="center"/>
          </w:pPr>
        </w:pPrChange>
      </w:pPr>
      <w:ins w:id="72" w:author="Mridul Rajbhar" w:date="2022-10-17T10:43:00Z">
        <w:r>
          <w:rPr>
            <w:sz w:val="30"/>
            <w:szCs w:val="26"/>
          </w:rPr>
          <w:t>Left Outer Join</w:t>
        </w:r>
      </w:ins>
    </w:p>
    <w:p w:rsidR="0075412E" w:rsidRDefault="0075412E">
      <w:pPr>
        <w:pStyle w:val="NoSpacing"/>
        <w:numPr>
          <w:ilvl w:val="0"/>
          <w:numId w:val="6"/>
        </w:numPr>
        <w:rPr>
          <w:ins w:id="73" w:author="Mridul Rajbhar" w:date="2022-10-17T10:43:00Z"/>
          <w:sz w:val="30"/>
          <w:szCs w:val="26"/>
        </w:rPr>
        <w:pPrChange w:id="74" w:author="Mridul Rajbhar" w:date="2022-10-17T10:43:00Z">
          <w:pPr>
            <w:pStyle w:val="NoSpacing"/>
            <w:ind w:left="360"/>
            <w:jc w:val="center"/>
          </w:pPr>
        </w:pPrChange>
      </w:pPr>
      <w:ins w:id="75" w:author="Mridul Rajbhar" w:date="2022-10-17T10:43:00Z">
        <w:r>
          <w:rPr>
            <w:sz w:val="30"/>
            <w:szCs w:val="26"/>
          </w:rPr>
          <w:t>Right Outer Join</w:t>
        </w:r>
      </w:ins>
    </w:p>
    <w:p w:rsidR="0075412E" w:rsidRDefault="0075412E">
      <w:pPr>
        <w:pStyle w:val="NoSpacing"/>
        <w:numPr>
          <w:ilvl w:val="0"/>
          <w:numId w:val="6"/>
        </w:numPr>
        <w:rPr>
          <w:ins w:id="76" w:author="Mridul Rajbhar" w:date="2022-10-17T10:44:00Z"/>
          <w:sz w:val="30"/>
          <w:szCs w:val="26"/>
        </w:rPr>
        <w:pPrChange w:id="77" w:author="Mridul Rajbhar" w:date="2022-10-17T10:43:00Z">
          <w:pPr>
            <w:pStyle w:val="NoSpacing"/>
            <w:ind w:left="360"/>
            <w:jc w:val="center"/>
          </w:pPr>
        </w:pPrChange>
      </w:pPr>
      <w:ins w:id="78" w:author="Mridul Rajbhar" w:date="2022-10-17T10:44:00Z">
        <w:r>
          <w:rPr>
            <w:sz w:val="30"/>
            <w:szCs w:val="26"/>
          </w:rPr>
          <w:t>Full Join</w:t>
        </w:r>
      </w:ins>
    </w:p>
    <w:p w:rsidR="0075412E" w:rsidRDefault="0075412E">
      <w:pPr>
        <w:pStyle w:val="NoSpacing"/>
        <w:numPr>
          <w:ilvl w:val="0"/>
          <w:numId w:val="6"/>
        </w:numPr>
        <w:rPr>
          <w:ins w:id="79" w:author="Mridul Rajbhar" w:date="2022-10-17T11:38:00Z"/>
          <w:sz w:val="30"/>
          <w:szCs w:val="26"/>
        </w:rPr>
        <w:pPrChange w:id="80" w:author="Mridul Rajbhar" w:date="2022-10-17T10:43:00Z">
          <w:pPr>
            <w:pStyle w:val="NoSpacing"/>
            <w:ind w:left="360"/>
            <w:jc w:val="center"/>
          </w:pPr>
        </w:pPrChange>
      </w:pPr>
      <w:proofErr w:type="spellStart"/>
      <w:ins w:id="81" w:author="Mridul Rajbhar" w:date="2022-10-17T10:44:00Z">
        <w:r>
          <w:rPr>
            <w:sz w:val="30"/>
            <w:szCs w:val="26"/>
          </w:rPr>
          <w:lastRenderedPageBreak/>
          <w:t>Self Join</w:t>
        </w:r>
      </w:ins>
      <w:proofErr w:type="spellEnd"/>
    </w:p>
    <w:p w:rsidR="006A764B" w:rsidRDefault="006A764B">
      <w:pPr>
        <w:pStyle w:val="NoSpacing"/>
        <w:rPr>
          <w:ins w:id="82" w:author="Mridul Rajbhar" w:date="2022-10-17T11:38:00Z"/>
          <w:sz w:val="30"/>
          <w:szCs w:val="26"/>
        </w:rPr>
        <w:pPrChange w:id="83" w:author="Mridul Rajbhar" w:date="2022-10-17T11:38:00Z">
          <w:pPr>
            <w:pStyle w:val="NoSpacing"/>
            <w:ind w:left="360"/>
            <w:jc w:val="center"/>
          </w:pPr>
        </w:pPrChange>
      </w:pPr>
    </w:p>
    <w:p w:rsidR="006A764B" w:rsidRDefault="006A764B">
      <w:pPr>
        <w:pStyle w:val="NoSpacing"/>
        <w:rPr>
          <w:ins w:id="84" w:author="Mridul Rajbhar" w:date="2022-10-17T11:38:00Z"/>
          <w:sz w:val="30"/>
          <w:szCs w:val="26"/>
        </w:rPr>
        <w:pPrChange w:id="85" w:author="Mridul Rajbhar" w:date="2022-10-17T11:38:00Z">
          <w:pPr>
            <w:pStyle w:val="NoSpacing"/>
            <w:ind w:left="360"/>
            <w:jc w:val="center"/>
          </w:pPr>
        </w:pPrChange>
      </w:pPr>
    </w:p>
    <w:p w:rsidR="006A764B" w:rsidRDefault="006A764B">
      <w:pPr>
        <w:pStyle w:val="NoSpacing"/>
        <w:rPr>
          <w:ins w:id="86" w:author="Mridul Rajbhar" w:date="2022-10-17T11:39:00Z"/>
          <w:sz w:val="30"/>
          <w:szCs w:val="26"/>
        </w:rPr>
        <w:pPrChange w:id="87" w:author="Mridul Rajbhar" w:date="2022-10-17T11:38:00Z">
          <w:pPr>
            <w:pStyle w:val="NoSpacing"/>
            <w:ind w:left="360"/>
            <w:jc w:val="center"/>
          </w:pPr>
        </w:pPrChange>
      </w:pPr>
      <w:ins w:id="88" w:author="Mridul Rajbhar" w:date="2022-10-17T11:38:00Z">
        <w:r>
          <w:rPr>
            <w:sz w:val="30"/>
            <w:szCs w:val="26"/>
          </w:rPr>
          <w:t>10/</w:t>
        </w:r>
      </w:ins>
      <w:ins w:id="89" w:author="Mridul Rajbhar" w:date="2022-10-17T11:39:00Z">
        <w:r>
          <w:rPr>
            <w:sz w:val="30"/>
            <w:szCs w:val="26"/>
          </w:rPr>
          <w:t>17/22</w:t>
        </w:r>
      </w:ins>
    </w:p>
    <w:p w:rsidR="006A764B" w:rsidRDefault="006A764B">
      <w:pPr>
        <w:pStyle w:val="NoSpacing"/>
        <w:rPr>
          <w:ins w:id="90" w:author="Mridul Rajbhar" w:date="2022-10-17T11:39:00Z"/>
          <w:sz w:val="30"/>
          <w:szCs w:val="26"/>
        </w:rPr>
        <w:pPrChange w:id="91" w:author="Mridul Rajbhar" w:date="2022-10-17T11:38:00Z">
          <w:pPr>
            <w:pStyle w:val="NoSpacing"/>
            <w:ind w:left="360"/>
            <w:jc w:val="center"/>
          </w:pPr>
        </w:pPrChange>
      </w:pPr>
    </w:p>
    <w:p w:rsidR="006A764B" w:rsidRPr="006A764B" w:rsidRDefault="006A764B" w:rsidP="006A764B">
      <w:pPr>
        <w:pStyle w:val="NoSpacing"/>
        <w:rPr>
          <w:ins w:id="92" w:author="Mridul Rajbhar" w:date="2022-10-17T11:39:00Z"/>
          <w:sz w:val="30"/>
          <w:szCs w:val="26"/>
        </w:rPr>
      </w:pPr>
      <w:ins w:id="93" w:author="Mridul Rajbhar" w:date="2022-10-17T11:39:00Z">
        <w:r w:rsidRPr="006A764B">
          <w:rPr>
            <w:sz w:val="30"/>
            <w:szCs w:val="26"/>
          </w:rPr>
          <w:t xml:space="preserve">-- </w:t>
        </w:r>
        <w:proofErr w:type="gramStart"/>
        <w:r w:rsidRPr="006A764B">
          <w:rPr>
            <w:sz w:val="30"/>
            <w:szCs w:val="26"/>
          </w:rPr>
          <w:t>display</w:t>
        </w:r>
        <w:proofErr w:type="gramEnd"/>
        <w:r w:rsidRPr="006A764B">
          <w:rPr>
            <w:sz w:val="30"/>
            <w:szCs w:val="26"/>
          </w:rPr>
          <w:t xml:space="preserve"> detail of customers did the payment </w:t>
        </w:r>
        <w:proofErr w:type="spellStart"/>
        <w:r w:rsidRPr="006A764B">
          <w:rPr>
            <w:sz w:val="30"/>
            <w:szCs w:val="26"/>
          </w:rPr>
          <w:t>customer_id</w:t>
        </w:r>
        <w:proofErr w:type="spellEnd"/>
        <w:r w:rsidRPr="006A764B">
          <w:rPr>
            <w:sz w:val="30"/>
            <w:szCs w:val="26"/>
          </w:rPr>
          <w:t xml:space="preserve">, </w:t>
        </w:r>
        <w:proofErr w:type="spellStart"/>
        <w:r w:rsidRPr="006A764B">
          <w:rPr>
            <w:sz w:val="30"/>
            <w:szCs w:val="26"/>
          </w:rPr>
          <w:t>customer_name</w:t>
        </w:r>
        <w:proofErr w:type="spellEnd"/>
        <w:r w:rsidRPr="006A764B">
          <w:rPr>
            <w:sz w:val="30"/>
            <w:szCs w:val="26"/>
          </w:rPr>
          <w:t xml:space="preserve">, </w:t>
        </w:r>
        <w:proofErr w:type="spellStart"/>
        <w:r w:rsidRPr="006A764B">
          <w:rPr>
            <w:sz w:val="30"/>
            <w:szCs w:val="26"/>
          </w:rPr>
          <w:t>payment_amount</w:t>
        </w:r>
        <w:proofErr w:type="spellEnd"/>
        <w:r w:rsidRPr="006A764B">
          <w:rPr>
            <w:sz w:val="30"/>
            <w:szCs w:val="26"/>
          </w:rPr>
          <w:t>, date  using join --</w:t>
        </w:r>
      </w:ins>
    </w:p>
    <w:p w:rsidR="006A764B" w:rsidRPr="006A764B" w:rsidRDefault="006A764B" w:rsidP="006A764B">
      <w:pPr>
        <w:pStyle w:val="NoSpacing"/>
        <w:rPr>
          <w:ins w:id="94" w:author="Mridul Rajbhar" w:date="2022-10-17T11:39:00Z"/>
          <w:sz w:val="30"/>
          <w:szCs w:val="26"/>
        </w:rPr>
      </w:pPr>
    </w:p>
    <w:p w:rsidR="006A764B" w:rsidRPr="006A764B" w:rsidRDefault="006A764B" w:rsidP="006A764B">
      <w:pPr>
        <w:pStyle w:val="NoSpacing"/>
        <w:rPr>
          <w:ins w:id="95" w:author="Mridul Rajbhar" w:date="2022-10-17T11:39:00Z"/>
          <w:sz w:val="30"/>
          <w:szCs w:val="26"/>
        </w:rPr>
      </w:pPr>
      <w:proofErr w:type="gramStart"/>
      <w:ins w:id="96" w:author="Mridul Rajbhar" w:date="2022-10-17T11:39:00Z">
        <w:r w:rsidRPr="006A764B">
          <w:rPr>
            <w:sz w:val="30"/>
            <w:szCs w:val="26"/>
          </w:rPr>
          <w:t>select</w:t>
        </w:r>
        <w:proofErr w:type="gramEnd"/>
        <w:r w:rsidRPr="006A764B">
          <w:rPr>
            <w:sz w:val="30"/>
            <w:szCs w:val="26"/>
          </w:rPr>
          <w:t xml:space="preserve"> </w:t>
        </w:r>
        <w:proofErr w:type="spellStart"/>
        <w:r w:rsidRPr="006A764B">
          <w:rPr>
            <w:sz w:val="30"/>
            <w:szCs w:val="26"/>
          </w:rPr>
          <w:t>customer.customer_id</w:t>
        </w:r>
        <w:proofErr w:type="spellEnd"/>
        <w:r w:rsidRPr="006A764B">
          <w:rPr>
            <w:sz w:val="30"/>
            <w:szCs w:val="26"/>
          </w:rPr>
          <w:t xml:space="preserve">, </w:t>
        </w:r>
        <w:proofErr w:type="spellStart"/>
        <w:r w:rsidRPr="006A764B">
          <w:rPr>
            <w:sz w:val="30"/>
            <w:szCs w:val="26"/>
          </w:rPr>
          <w:t>concat</w:t>
        </w:r>
        <w:proofErr w:type="spellEnd"/>
        <w:r w:rsidRPr="006A764B">
          <w:rPr>
            <w:sz w:val="30"/>
            <w:szCs w:val="26"/>
          </w:rPr>
          <w:t>(</w:t>
        </w:r>
        <w:proofErr w:type="spellStart"/>
        <w:r w:rsidRPr="006A764B">
          <w:rPr>
            <w:sz w:val="30"/>
            <w:szCs w:val="26"/>
          </w:rPr>
          <w:t>first_name</w:t>
        </w:r>
        <w:proofErr w:type="spellEnd"/>
        <w:r w:rsidRPr="006A764B">
          <w:rPr>
            <w:sz w:val="30"/>
            <w:szCs w:val="26"/>
          </w:rPr>
          <w:t>,' ',</w:t>
        </w:r>
        <w:proofErr w:type="spellStart"/>
        <w:r w:rsidRPr="006A764B">
          <w:rPr>
            <w:sz w:val="30"/>
            <w:szCs w:val="26"/>
          </w:rPr>
          <w:t>last_name</w:t>
        </w:r>
        <w:proofErr w:type="spellEnd"/>
        <w:r w:rsidRPr="006A764B">
          <w:rPr>
            <w:sz w:val="30"/>
            <w:szCs w:val="26"/>
          </w:rPr>
          <w:t xml:space="preserve">) as name, sum(amount) </w:t>
        </w:r>
      </w:ins>
    </w:p>
    <w:p w:rsidR="006A764B" w:rsidRPr="006A764B" w:rsidRDefault="006A764B" w:rsidP="006A764B">
      <w:pPr>
        <w:pStyle w:val="NoSpacing"/>
        <w:rPr>
          <w:ins w:id="97" w:author="Mridul Rajbhar" w:date="2022-10-17T11:39:00Z"/>
          <w:sz w:val="30"/>
          <w:szCs w:val="26"/>
        </w:rPr>
      </w:pPr>
      <w:proofErr w:type="gramStart"/>
      <w:ins w:id="98" w:author="Mridul Rajbhar" w:date="2022-10-17T11:39:00Z">
        <w:r w:rsidRPr="006A764B">
          <w:rPr>
            <w:sz w:val="30"/>
            <w:szCs w:val="26"/>
          </w:rPr>
          <w:t>from</w:t>
        </w:r>
        <w:proofErr w:type="gramEnd"/>
        <w:r w:rsidRPr="006A764B">
          <w:rPr>
            <w:sz w:val="30"/>
            <w:szCs w:val="26"/>
          </w:rPr>
          <w:t xml:space="preserve"> customer</w:t>
        </w:r>
      </w:ins>
    </w:p>
    <w:p w:rsidR="006A764B" w:rsidRPr="006A764B" w:rsidRDefault="006A764B" w:rsidP="006A764B">
      <w:pPr>
        <w:pStyle w:val="NoSpacing"/>
        <w:rPr>
          <w:ins w:id="99" w:author="Mridul Rajbhar" w:date="2022-10-17T11:39:00Z"/>
          <w:sz w:val="30"/>
          <w:szCs w:val="26"/>
        </w:rPr>
      </w:pPr>
      <w:proofErr w:type="gramStart"/>
      <w:ins w:id="100" w:author="Mridul Rajbhar" w:date="2022-10-17T11:39:00Z">
        <w:r w:rsidRPr="006A764B">
          <w:rPr>
            <w:sz w:val="30"/>
            <w:szCs w:val="26"/>
          </w:rPr>
          <w:t>inner</w:t>
        </w:r>
        <w:proofErr w:type="gramEnd"/>
        <w:r w:rsidRPr="006A764B">
          <w:rPr>
            <w:sz w:val="30"/>
            <w:szCs w:val="26"/>
          </w:rPr>
          <w:t xml:space="preserve"> join payment </w:t>
        </w:r>
      </w:ins>
    </w:p>
    <w:p w:rsidR="006A764B" w:rsidRPr="006A764B" w:rsidRDefault="006A764B" w:rsidP="006A764B">
      <w:pPr>
        <w:pStyle w:val="NoSpacing"/>
        <w:rPr>
          <w:ins w:id="101" w:author="Mridul Rajbhar" w:date="2022-10-17T11:39:00Z"/>
          <w:sz w:val="30"/>
          <w:szCs w:val="26"/>
        </w:rPr>
      </w:pPr>
      <w:proofErr w:type="gramStart"/>
      <w:ins w:id="102" w:author="Mridul Rajbhar" w:date="2022-10-17T11:39:00Z">
        <w:r w:rsidRPr="006A764B">
          <w:rPr>
            <w:sz w:val="30"/>
            <w:szCs w:val="26"/>
          </w:rPr>
          <w:t>on</w:t>
        </w:r>
        <w:proofErr w:type="gramEnd"/>
        <w:r w:rsidRPr="006A764B">
          <w:rPr>
            <w:sz w:val="30"/>
            <w:szCs w:val="26"/>
          </w:rPr>
          <w:t xml:space="preserve"> </w:t>
        </w:r>
        <w:proofErr w:type="spellStart"/>
        <w:r w:rsidRPr="006A764B">
          <w:rPr>
            <w:sz w:val="30"/>
            <w:szCs w:val="26"/>
          </w:rPr>
          <w:t>customer.customer_id</w:t>
        </w:r>
        <w:proofErr w:type="spellEnd"/>
        <w:r w:rsidRPr="006A764B">
          <w:rPr>
            <w:sz w:val="30"/>
            <w:szCs w:val="26"/>
          </w:rPr>
          <w:t xml:space="preserve"> = </w:t>
        </w:r>
        <w:proofErr w:type="spellStart"/>
        <w:r w:rsidRPr="006A764B">
          <w:rPr>
            <w:sz w:val="30"/>
            <w:szCs w:val="26"/>
          </w:rPr>
          <w:t>payment.customer_id</w:t>
        </w:r>
        <w:proofErr w:type="spellEnd"/>
      </w:ins>
    </w:p>
    <w:p w:rsidR="006A764B" w:rsidRPr="006A764B" w:rsidRDefault="006A764B" w:rsidP="006A764B">
      <w:pPr>
        <w:pStyle w:val="NoSpacing"/>
        <w:rPr>
          <w:ins w:id="103" w:author="Mridul Rajbhar" w:date="2022-10-17T11:39:00Z"/>
          <w:sz w:val="30"/>
          <w:szCs w:val="26"/>
        </w:rPr>
      </w:pPr>
      <w:ins w:id="104" w:author="Mridul Rajbhar" w:date="2022-10-17T11:39:00Z">
        <w:r w:rsidRPr="006A764B">
          <w:rPr>
            <w:sz w:val="30"/>
            <w:szCs w:val="26"/>
          </w:rPr>
          <w:t xml:space="preserve">GROUP by </w:t>
        </w:r>
        <w:proofErr w:type="spellStart"/>
        <w:r w:rsidRPr="006A764B">
          <w:rPr>
            <w:sz w:val="30"/>
            <w:szCs w:val="26"/>
          </w:rPr>
          <w:t>customer.customer_id</w:t>
        </w:r>
        <w:proofErr w:type="spellEnd"/>
      </w:ins>
    </w:p>
    <w:p w:rsidR="006A764B" w:rsidRPr="006A764B" w:rsidRDefault="006A764B" w:rsidP="006A764B">
      <w:pPr>
        <w:pStyle w:val="NoSpacing"/>
        <w:rPr>
          <w:ins w:id="105" w:author="Mridul Rajbhar" w:date="2022-10-17T11:39:00Z"/>
          <w:sz w:val="30"/>
          <w:szCs w:val="26"/>
        </w:rPr>
      </w:pPr>
      <w:proofErr w:type="gramStart"/>
      <w:ins w:id="106" w:author="Mridul Rajbhar" w:date="2022-10-17T11:39:00Z">
        <w:r w:rsidRPr="006A764B">
          <w:rPr>
            <w:sz w:val="30"/>
            <w:szCs w:val="26"/>
          </w:rPr>
          <w:t>order</w:t>
        </w:r>
        <w:proofErr w:type="gramEnd"/>
        <w:r w:rsidRPr="006A764B">
          <w:rPr>
            <w:sz w:val="30"/>
            <w:szCs w:val="26"/>
          </w:rPr>
          <w:t xml:space="preserve"> by </w:t>
        </w:r>
        <w:proofErr w:type="spellStart"/>
        <w:r w:rsidRPr="006A764B">
          <w:rPr>
            <w:sz w:val="30"/>
            <w:szCs w:val="26"/>
          </w:rPr>
          <w:t>customer.customer_id</w:t>
        </w:r>
        <w:proofErr w:type="spellEnd"/>
        <w:r w:rsidRPr="006A764B">
          <w:rPr>
            <w:sz w:val="30"/>
            <w:szCs w:val="26"/>
          </w:rPr>
          <w:t xml:space="preserve"> ASC; </w:t>
        </w:r>
      </w:ins>
    </w:p>
    <w:p w:rsidR="006A764B" w:rsidRPr="006A764B" w:rsidRDefault="006A764B" w:rsidP="006A764B">
      <w:pPr>
        <w:pStyle w:val="NoSpacing"/>
        <w:rPr>
          <w:ins w:id="107" w:author="Mridul Rajbhar" w:date="2022-10-17T11:39:00Z"/>
          <w:sz w:val="30"/>
          <w:szCs w:val="26"/>
        </w:rPr>
      </w:pPr>
    </w:p>
    <w:p w:rsidR="006A764B" w:rsidRPr="006A764B" w:rsidRDefault="006A764B" w:rsidP="006A764B">
      <w:pPr>
        <w:pStyle w:val="NoSpacing"/>
        <w:rPr>
          <w:ins w:id="108" w:author="Mridul Rajbhar" w:date="2022-10-17T11:39:00Z"/>
          <w:sz w:val="30"/>
          <w:szCs w:val="26"/>
        </w:rPr>
      </w:pPr>
      <w:proofErr w:type="gramStart"/>
      <w:ins w:id="109" w:author="Mridul Rajbhar" w:date="2022-10-17T11:39:00Z">
        <w:r w:rsidRPr="006A764B">
          <w:rPr>
            <w:sz w:val="30"/>
            <w:szCs w:val="26"/>
          </w:rPr>
          <w:t>select</w:t>
        </w:r>
        <w:proofErr w:type="gramEnd"/>
        <w:r w:rsidRPr="006A764B">
          <w:rPr>
            <w:sz w:val="30"/>
            <w:szCs w:val="26"/>
          </w:rPr>
          <w:t xml:space="preserve"> </w:t>
        </w:r>
        <w:proofErr w:type="spellStart"/>
        <w:r w:rsidRPr="006A764B">
          <w:rPr>
            <w:sz w:val="30"/>
            <w:szCs w:val="26"/>
          </w:rPr>
          <w:t>customer_id</w:t>
        </w:r>
        <w:proofErr w:type="spellEnd"/>
        <w:r w:rsidRPr="006A764B">
          <w:rPr>
            <w:sz w:val="30"/>
            <w:szCs w:val="26"/>
          </w:rPr>
          <w:t>, sum(amount) as total</w:t>
        </w:r>
      </w:ins>
    </w:p>
    <w:p w:rsidR="006A764B" w:rsidRPr="006A764B" w:rsidRDefault="006A764B" w:rsidP="006A764B">
      <w:pPr>
        <w:pStyle w:val="NoSpacing"/>
        <w:rPr>
          <w:ins w:id="110" w:author="Mridul Rajbhar" w:date="2022-10-17T11:39:00Z"/>
          <w:sz w:val="30"/>
          <w:szCs w:val="26"/>
        </w:rPr>
      </w:pPr>
      <w:proofErr w:type="gramStart"/>
      <w:ins w:id="111" w:author="Mridul Rajbhar" w:date="2022-10-17T11:39:00Z">
        <w:r w:rsidRPr="006A764B">
          <w:rPr>
            <w:sz w:val="30"/>
            <w:szCs w:val="26"/>
          </w:rPr>
          <w:t>from</w:t>
        </w:r>
        <w:proofErr w:type="gramEnd"/>
        <w:r w:rsidRPr="006A764B">
          <w:rPr>
            <w:sz w:val="30"/>
            <w:szCs w:val="26"/>
          </w:rPr>
          <w:t xml:space="preserve"> payment</w:t>
        </w:r>
      </w:ins>
    </w:p>
    <w:p w:rsidR="006A764B" w:rsidRPr="006A764B" w:rsidRDefault="006A764B" w:rsidP="006A764B">
      <w:pPr>
        <w:pStyle w:val="NoSpacing"/>
        <w:rPr>
          <w:ins w:id="112" w:author="Mridul Rajbhar" w:date="2022-10-17T11:39:00Z"/>
          <w:sz w:val="30"/>
          <w:szCs w:val="26"/>
        </w:rPr>
      </w:pPr>
      <w:ins w:id="113" w:author="Mridul Rajbhar" w:date="2022-10-17T11:39:00Z">
        <w:r w:rsidRPr="006A764B">
          <w:rPr>
            <w:sz w:val="30"/>
            <w:szCs w:val="26"/>
          </w:rPr>
          <w:t xml:space="preserve">GROUP by </w:t>
        </w:r>
        <w:proofErr w:type="spellStart"/>
        <w:r w:rsidRPr="006A764B">
          <w:rPr>
            <w:sz w:val="30"/>
            <w:szCs w:val="26"/>
          </w:rPr>
          <w:t>customer_id</w:t>
        </w:r>
        <w:proofErr w:type="spellEnd"/>
      </w:ins>
    </w:p>
    <w:p w:rsidR="006A764B" w:rsidRPr="006A764B" w:rsidRDefault="006A764B" w:rsidP="006A764B">
      <w:pPr>
        <w:pStyle w:val="NoSpacing"/>
        <w:rPr>
          <w:ins w:id="114" w:author="Mridul Rajbhar" w:date="2022-10-17T11:39:00Z"/>
          <w:sz w:val="30"/>
          <w:szCs w:val="26"/>
        </w:rPr>
      </w:pPr>
      <w:proofErr w:type="gramStart"/>
      <w:ins w:id="115" w:author="Mridul Rajbhar" w:date="2022-10-17T11:39:00Z">
        <w:r w:rsidRPr="006A764B">
          <w:rPr>
            <w:sz w:val="30"/>
            <w:szCs w:val="26"/>
          </w:rPr>
          <w:t>having</w:t>
        </w:r>
        <w:proofErr w:type="gramEnd"/>
        <w:r w:rsidRPr="006A764B">
          <w:rPr>
            <w:sz w:val="30"/>
            <w:szCs w:val="26"/>
          </w:rPr>
          <w:t xml:space="preserve"> sum(amount)&lt;100</w:t>
        </w:r>
      </w:ins>
    </w:p>
    <w:p w:rsidR="006A764B" w:rsidRPr="006A764B" w:rsidRDefault="006A764B" w:rsidP="006A764B">
      <w:pPr>
        <w:pStyle w:val="NoSpacing"/>
        <w:rPr>
          <w:ins w:id="116" w:author="Mridul Rajbhar" w:date="2022-10-17T11:39:00Z"/>
          <w:sz w:val="30"/>
          <w:szCs w:val="26"/>
        </w:rPr>
      </w:pPr>
      <w:proofErr w:type="gramStart"/>
      <w:ins w:id="117" w:author="Mridul Rajbhar" w:date="2022-10-17T11:39:00Z">
        <w:r w:rsidRPr="006A764B">
          <w:rPr>
            <w:sz w:val="30"/>
            <w:szCs w:val="26"/>
          </w:rPr>
          <w:t>order</w:t>
        </w:r>
        <w:proofErr w:type="gramEnd"/>
        <w:r w:rsidRPr="006A764B">
          <w:rPr>
            <w:sz w:val="30"/>
            <w:szCs w:val="26"/>
          </w:rPr>
          <w:t xml:space="preserve"> by total; </w:t>
        </w:r>
      </w:ins>
    </w:p>
    <w:p w:rsidR="006A764B" w:rsidRPr="006A764B" w:rsidRDefault="006A764B" w:rsidP="006A764B">
      <w:pPr>
        <w:pStyle w:val="NoSpacing"/>
        <w:rPr>
          <w:ins w:id="118" w:author="Mridul Rajbhar" w:date="2022-10-17T11:39:00Z"/>
          <w:sz w:val="30"/>
          <w:szCs w:val="26"/>
        </w:rPr>
      </w:pPr>
    </w:p>
    <w:p w:rsidR="006A764B" w:rsidRPr="006A764B" w:rsidRDefault="006A764B" w:rsidP="006A764B">
      <w:pPr>
        <w:pStyle w:val="NoSpacing"/>
        <w:rPr>
          <w:ins w:id="119" w:author="Mridul Rajbhar" w:date="2022-10-17T11:39:00Z"/>
          <w:sz w:val="30"/>
          <w:szCs w:val="26"/>
        </w:rPr>
      </w:pPr>
      <w:proofErr w:type="gramStart"/>
      <w:ins w:id="120" w:author="Mridul Rajbhar" w:date="2022-10-17T11:39:00Z">
        <w:r w:rsidRPr="006A764B">
          <w:rPr>
            <w:sz w:val="30"/>
            <w:szCs w:val="26"/>
          </w:rPr>
          <w:t>select</w:t>
        </w:r>
        <w:proofErr w:type="gramEnd"/>
        <w:r w:rsidRPr="006A764B">
          <w:rPr>
            <w:sz w:val="30"/>
            <w:szCs w:val="26"/>
          </w:rPr>
          <w:t xml:space="preserve"> sum(amount), max(amount), min(amount) from payment;</w:t>
        </w:r>
      </w:ins>
    </w:p>
    <w:p w:rsidR="006A764B" w:rsidRPr="006A764B" w:rsidRDefault="006A764B" w:rsidP="006A764B">
      <w:pPr>
        <w:pStyle w:val="NoSpacing"/>
        <w:rPr>
          <w:ins w:id="121" w:author="Mridul Rajbhar" w:date="2022-10-17T11:39:00Z"/>
          <w:sz w:val="30"/>
          <w:szCs w:val="26"/>
        </w:rPr>
      </w:pPr>
    </w:p>
    <w:p w:rsidR="006A764B" w:rsidRPr="006A764B" w:rsidRDefault="006A764B" w:rsidP="006A764B">
      <w:pPr>
        <w:pStyle w:val="NoSpacing"/>
        <w:rPr>
          <w:ins w:id="122" w:author="Mridul Rajbhar" w:date="2022-10-17T11:39:00Z"/>
          <w:sz w:val="30"/>
          <w:szCs w:val="26"/>
        </w:rPr>
      </w:pPr>
      <w:proofErr w:type="gramStart"/>
      <w:ins w:id="123" w:author="Mridul Rajbhar" w:date="2022-10-17T11:39:00Z">
        <w:r w:rsidRPr="006A764B">
          <w:rPr>
            <w:sz w:val="30"/>
            <w:szCs w:val="26"/>
          </w:rPr>
          <w:t>select</w:t>
        </w:r>
        <w:proofErr w:type="gramEnd"/>
        <w:r w:rsidRPr="006A764B">
          <w:rPr>
            <w:sz w:val="30"/>
            <w:szCs w:val="26"/>
          </w:rPr>
          <w:t xml:space="preserve"> </w:t>
        </w:r>
        <w:proofErr w:type="spellStart"/>
        <w:r w:rsidRPr="006A764B">
          <w:rPr>
            <w:sz w:val="30"/>
            <w:szCs w:val="26"/>
          </w:rPr>
          <w:t>customer_id</w:t>
        </w:r>
        <w:proofErr w:type="spellEnd"/>
        <w:r w:rsidRPr="006A764B">
          <w:rPr>
            <w:sz w:val="30"/>
            <w:szCs w:val="26"/>
          </w:rPr>
          <w:t xml:space="preserve">, amount, </w:t>
        </w:r>
        <w:proofErr w:type="spellStart"/>
        <w:r w:rsidRPr="006A764B">
          <w:rPr>
            <w:sz w:val="30"/>
            <w:szCs w:val="26"/>
          </w:rPr>
          <w:t>payment_date</w:t>
        </w:r>
        <w:proofErr w:type="spellEnd"/>
      </w:ins>
    </w:p>
    <w:p w:rsidR="006A764B" w:rsidRPr="006A764B" w:rsidRDefault="006A764B" w:rsidP="006A764B">
      <w:pPr>
        <w:pStyle w:val="NoSpacing"/>
        <w:rPr>
          <w:ins w:id="124" w:author="Mridul Rajbhar" w:date="2022-10-17T11:39:00Z"/>
          <w:sz w:val="30"/>
          <w:szCs w:val="26"/>
        </w:rPr>
      </w:pPr>
      <w:proofErr w:type="gramStart"/>
      <w:ins w:id="125" w:author="Mridul Rajbhar" w:date="2022-10-17T11:39:00Z">
        <w:r w:rsidRPr="006A764B">
          <w:rPr>
            <w:sz w:val="30"/>
            <w:szCs w:val="26"/>
          </w:rPr>
          <w:t>from</w:t>
        </w:r>
        <w:proofErr w:type="gramEnd"/>
        <w:r w:rsidRPr="006A764B">
          <w:rPr>
            <w:sz w:val="30"/>
            <w:szCs w:val="26"/>
          </w:rPr>
          <w:t xml:space="preserve"> payment</w:t>
        </w:r>
      </w:ins>
    </w:p>
    <w:p w:rsidR="006A764B" w:rsidRDefault="006A764B">
      <w:pPr>
        <w:pStyle w:val="NoSpacing"/>
        <w:rPr>
          <w:ins w:id="126" w:author="Mridul Rajbhar" w:date="2022-10-17T11:59:00Z"/>
          <w:sz w:val="30"/>
          <w:szCs w:val="26"/>
        </w:rPr>
        <w:pPrChange w:id="127" w:author="Mridul Rajbhar" w:date="2022-10-17T11:38:00Z">
          <w:pPr>
            <w:pStyle w:val="NoSpacing"/>
            <w:ind w:left="360"/>
            <w:jc w:val="center"/>
          </w:pPr>
        </w:pPrChange>
      </w:pPr>
      <w:proofErr w:type="gramStart"/>
      <w:ins w:id="128" w:author="Mridul Rajbhar" w:date="2022-10-17T11:39:00Z">
        <w:r w:rsidRPr="006A764B">
          <w:rPr>
            <w:sz w:val="30"/>
            <w:szCs w:val="26"/>
          </w:rPr>
          <w:t>order</w:t>
        </w:r>
        <w:proofErr w:type="gramEnd"/>
        <w:r w:rsidRPr="006A764B">
          <w:rPr>
            <w:sz w:val="30"/>
            <w:szCs w:val="26"/>
          </w:rPr>
          <w:t xml:space="preserve"> by </w:t>
        </w:r>
        <w:proofErr w:type="spellStart"/>
        <w:r w:rsidRPr="006A764B">
          <w:rPr>
            <w:sz w:val="30"/>
            <w:szCs w:val="26"/>
          </w:rPr>
          <w:t>customer_id</w:t>
        </w:r>
        <w:proofErr w:type="spellEnd"/>
        <w:r w:rsidRPr="006A764B">
          <w:rPr>
            <w:sz w:val="30"/>
            <w:szCs w:val="26"/>
          </w:rPr>
          <w:t xml:space="preserve"> </w:t>
        </w:r>
        <w:proofErr w:type="spellStart"/>
        <w:r w:rsidRPr="006A764B">
          <w:rPr>
            <w:sz w:val="30"/>
            <w:szCs w:val="26"/>
          </w:rPr>
          <w:t>asc</w:t>
        </w:r>
        <w:proofErr w:type="spellEnd"/>
        <w:r w:rsidRPr="006A764B">
          <w:rPr>
            <w:sz w:val="30"/>
            <w:szCs w:val="26"/>
          </w:rPr>
          <w:t xml:space="preserve">, </w:t>
        </w:r>
        <w:proofErr w:type="spellStart"/>
        <w:r w:rsidRPr="006A764B">
          <w:rPr>
            <w:sz w:val="30"/>
            <w:szCs w:val="26"/>
          </w:rPr>
          <w:t>payment_date</w:t>
        </w:r>
        <w:proofErr w:type="spellEnd"/>
        <w:r w:rsidRPr="006A764B">
          <w:rPr>
            <w:sz w:val="30"/>
            <w:szCs w:val="26"/>
          </w:rPr>
          <w:t xml:space="preserve"> </w:t>
        </w:r>
        <w:proofErr w:type="spellStart"/>
        <w:r w:rsidRPr="006A764B">
          <w:rPr>
            <w:sz w:val="30"/>
            <w:szCs w:val="26"/>
          </w:rPr>
          <w:t>desc</w:t>
        </w:r>
        <w:proofErr w:type="spellEnd"/>
        <w:r w:rsidRPr="006A764B">
          <w:rPr>
            <w:sz w:val="30"/>
            <w:szCs w:val="26"/>
          </w:rPr>
          <w:t>;</w:t>
        </w:r>
      </w:ins>
    </w:p>
    <w:p w:rsidR="006A68F8" w:rsidRDefault="006A68F8">
      <w:pPr>
        <w:pStyle w:val="NoSpacing"/>
        <w:rPr>
          <w:ins w:id="129" w:author="Mridul Rajbhar" w:date="2022-10-17T11:59:00Z"/>
          <w:sz w:val="30"/>
          <w:szCs w:val="26"/>
        </w:rPr>
        <w:pPrChange w:id="130" w:author="Mridul Rajbhar" w:date="2022-10-17T11:38:00Z">
          <w:pPr>
            <w:pStyle w:val="NoSpacing"/>
            <w:ind w:left="360"/>
            <w:jc w:val="center"/>
          </w:pPr>
        </w:pPrChange>
      </w:pPr>
    </w:p>
    <w:p w:rsidR="006A68F8" w:rsidRDefault="006A68F8">
      <w:pPr>
        <w:pStyle w:val="NoSpacing"/>
        <w:rPr>
          <w:ins w:id="131" w:author="Mridul Rajbhar" w:date="2022-10-17T11:59:00Z"/>
          <w:sz w:val="30"/>
          <w:szCs w:val="26"/>
        </w:rPr>
        <w:pPrChange w:id="132" w:author="Mridul Rajbhar" w:date="2022-10-17T11:38:00Z">
          <w:pPr>
            <w:pStyle w:val="NoSpacing"/>
            <w:ind w:left="360"/>
            <w:jc w:val="center"/>
          </w:pPr>
        </w:pPrChange>
      </w:pPr>
    </w:p>
    <w:p w:rsidR="006A68F8" w:rsidRPr="006A68F8" w:rsidRDefault="006A68F8" w:rsidP="006A68F8">
      <w:pPr>
        <w:pStyle w:val="NoSpacing"/>
        <w:rPr>
          <w:ins w:id="133" w:author="Mridul Rajbhar" w:date="2022-10-17T11:59:00Z"/>
          <w:sz w:val="30"/>
          <w:szCs w:val="26"/>
        </w:rPr>
      </w:pPr>
      <w:ins w:id="134" w:author="Mridul Rajbhar" w:date="2022-10-17T11:59:00Z">
        <w:r w:rsidRPr="006A68F8">
          <w:rPr>
            <w:sz w:val="30"/>
            <w:szCs w:val="26"/>
          </w:rPr>
          <w:t xml:space="preserve">-- </w:t>
        </w:r>
        <w:proofErr w:type="gramStart"/>
        <w:r w:rsidRPr="006A68F8">
          <w:rPr>
            <w:sz w:val="30"/>
            <w:szCs w:val="26"/>
          </w:rPr>
          <w:t>display</w:t>
        </w:r>
        <w:proofErr w:type="gramEnd"/>
        <w:r w:rsidRPr="006A68F8">
          <w:rPr>
            <w:sz w:val="30"/>
            <w:szCs w:val="26"/>
          </w:rPr>
          <w:t xml:space="preserve"> </w:t>
        </w:r>
        <w:proofErr w:type="spellStart"/>
        <w:r w:rsidRPr="006A68F8">
          <w:rPr>
            <w:sz w:val="30"/>
            <w:szCs w:val="26"/>
          </w:rPr>
          <w:t>film_id</w:t>
        </w:r>
        <w:proofErr w:type="spellEnd"/>
        <w:r w:rsidRPr="006A68F8">
          <w:rPr>
            <w:sz w:val="30"/>
            <w:szCs w:val="26"/>
          </w:rPr>
          <w:t>, category id, title, release date, language id --</w:t>
        </w:r>
      </w:ins>
    </w:p>
    <w:p w:rsidR="006A68F8" w:rsidRPr="006A68F8" w:rsidRDefault="006A68F8" w:rsidP="006A68F8">
      <w:pPr>
        <w:pStyle w:val="NoSpacing"/>
        <w:rPr>
          <w:ins w:id="135" w:author="Mridul Rajbhar" w:date="2022-10-17T11:59:00Z"/>
          <w:sz w:val="30"/>
          <w:szCs w:val="26"/>
        </w:rPr>
      </w:pPr>
    </w:p>
    <w:p w:rsidR="006A68F8" w:rsidRPr="006A68F8" w:rsidRDefault="006A68F8" w:rsidP="006A68F8">
      <w:pPr>
        <w:pStyle w:val="NoSpacing"/>
        <w:rPr>
          <w:ins w:id="136" w:author="Mridul Rajbhar" w:date="2022-10-17T11:59:00Z"/>
          <w:sz w:val="30"/>
          <w:szCs w:val="26"/>
        </w:rPr>
      </w:pPr>
      <w:proofErr w:type="gramStart"/>
      <w:ins w:id="137" w:author="Mridul Rajbhar" w:date="2022-10-17T11:59:00Z">
        <w:r w:rsidRPr="006A68F8">
          <w:rPr>
            <w:sz w:val="30"/>
            <w:szCs w:val="26"/>
          </w:rPr>
          <w:t>select</w:t>
        </w:r>
        <w:proofErr w:type="gramEnd"/>
        <w:r w:rsidRPr="006A68F8">
          <w:rPr>
            <w:sz w:val="30"/>
            <w:szCs w:val="26"/>
          </w:rPr>
          <w:t xml:space="preserve"> </w:t>
        </w:r>
        <w:proofErr w:type="spellStart"/>
        <w:r w:rsidRPr="006A68F8">
          <w:rPr>
            <w:sz w:val="30"/>
            <w:szCs w:val="26"/>
          </w:rPr>
          <w:t>film.film_id</w:t>
        </w:r>
        <w:proofErr w:type="spellEnd"/>
        <w:r w:rsidRPr="006A68F8">
          <w:rPr>
            <w:sz w:val="30"/>
            <w:szCs w:val="26"/>
          </w:rPr>
          <w:t xml:space="preserve">, </w:t>
        </w:r>
        <w:proofErr w:type="spellStart"/>
        <w:r w:rsidRPr="006A68F8">
          <w:rPr>
            <w:sz w:val="30"/>
            <w:szCs w:val="26"/>
          </w:rPr>
          <w:t>category_id</w:t>
        </w:r>
        <w:proofErr w:type="spellEnd"/>
        <w:r w:rsidRPr="006A68F8">
          <w:rPr>
            <w:sz w:val="30"/>
            <w:szCs w:val="26"/>
          </w:rPr>
          <w:t xml:space="preserve">, title, </w:t>
        </w:r>
        <w:proofErr w:type="spellStart"/>
        <w:r w:rsidRPr="006A68F8">
          <w:rPr>
            <w:sz w:val="30"/>
            <w:szCs w:val="26"/>
          </w:rPr>
          <w:t>release_year</w:t>
        </w:r>
        <w:proofErr w:type="spellEnd"/>
        <w:r w:rsidRPr="006A68F8">
          <w:rPr>
            <w:sz w:val="30"/>
            <w:szCs w:val="26"/>
          </w:rPr>
          <w:t xml:space="preserve">, </w:t>
        </w:r>
        <w:proofErr w:type="spellStart"/>
        <w:r w:rsidRPr="006A68F8">
          <w:rPr>
            <w:sz w:val="30"/>
            <w:szCs w:val="26"/>
          </w:rPr>
          <w:t>language_id</w:t>
        </w:r>
        <w:proofErr w:type="spellEnd"/>
      </w:ins>
    </w:p>
    <w:p w:rsidR="006A68F8" w:rsidRPr="006A68F8" w:rsidRDefault="006A68F8" w:rsidP="006A68F8">
      <w:pPr>
        <w:pStyle w:val="NoSpacing"/>
        <w:rPr>
          <w:ins w:id="138" w:author="Mridul Rajbhar" w:date="2022-10-17T11:59:00Z"/>
          <w:sz w:val="30"/>
          <w:szCs w:val="26"/>
        </w:rPr>
      </w:pPr>
      <w:proofErr w:type="gramStart"/>
      <w:ins w:id="139" w:author="Mridul Rajbhar" w:date="2022-10-17T11:59:00Z">
        <w:r w:rsidRPr="006A68F8">
          <w:rPr>
            <w:sz w:val="30"/>
            <w:szCs w:val="26"/>
          </w:rPr>
          <w:t>from</w:t>
        </w:r>
        <w:proofErr w:type="gramEnd"/>
        <w:r w:rsidRPr="006A68F8">
          <w:rPr>
            <w:sz w:val="30"/>
            <w:szCs w:val="26"/>
          </w:rPr>
          <w:t xml:space="preserve"> </w:t>
        </w:r>
        <w:proofErr w:type="spellStart"/>
        <w:r w:rsidRPr="006A68F8">
          <w:rPr>
            <w:sz w:val="30"/>
            <w:szCs w:val="26"/>
          </w:rPr>
          <w:t>film_category</w:t>
        </w:r>
        <w:proofErr w:type="spellEnd"/>
        <w:r w:rsidRPr="006A68F8">
          <w:rPr>
            <w:sz w:val="30"/>
            <w:szCs w:val="26"/>
          </w:rPr>
          <w:t xml:space="preserve"> </w:t>
        </w:r>
      </w:ins>
    </w:p>
    <w:p w:rsidR="006A68F8" w:rsidRPr="006A68F8" w:rsidRDefault="006A68F8" w:rsidP="006A68F8">
      <w:pPr>
        <w:pStyle w:val="NoSpacing"/>
        <w:rPr>
          <w:ins w:id="140" w:author="Mridul Rajbhar" w:date="2022-10-17T11:59:00Z"/>
          <w:sz w:val="30"/>
          <w:szCs w:val="26"/>
        </w:rPr>
      </w:pPr>
      <w:proofErr w:type="gramStart"/>
      <w:ins w:id="141" w:author="Mridul Rajbhar" w:date="2022-10-17T11:59:00Z">
        <w:r w:rsidRPr="006A68F8">
          <w:rPr>
            <w:sz w:val="30"/>
            <w:szCs w:val="26"/>
          </w:rPr>
          <w:t>inner</w:t>
        </w:r>
        <w:proofErr w:type="gramEnd"/>
        <w:r w:rsidRPr="006A68F8">
          <w:rPr>
            <w:sz w:val="30"/>
            <w:szCs w:val="26"/>
          </w:rPr>
          <w:t xml:space="preserve"> join film </w:t>
        </w:r>
      </w:ins>
    </w:p>
    <w:p w:rsidR="006A68F8" w:rsidRDefault="006A68F8">
      <w:pPr>
        <w:pStyle w:val="NoSpacing"/>
        <w:rPr>
          <w:ins w:id="142" w:author="Mridul Rajbhar" w:date="2022-10-17T12:15:00Z"/>
          <w:sz w:val="30"/>
          <w:szCs w:val="26"/>
        </w:rPr>
        <w:pPrChange w:id="143" w:author="Mridul Rajbhar" w:date="2022-10-17T11:38:00Z">
          <w:pPr>
            <w:pStyle w:val="NoSpacing"/>
            <w:ind w:left="360"/>
            <w:jc w:val="center"/>
          </w:pPr>
        </w:pPrChange>
      </w:pPr>
      <w:proofErr w:type="gramStart"/>
      <w:ins w:id="144" w:author="Mridul Rajbhar" w:date="2022-10-17T11:59:00Z">
        <w:r w:rsidRPr="006A68F8">
          <w:rPr>
            <w:sz w:val="30"/>
            <w:szCs w:val="26"/>
          </w:rPr>
          <w:t>on</w:t>
        </w:r>
        <w:proofErr w:type="gramEnd"/>
        <w:r w:rsidRPr="006A68F8">
          <w:rPr>
            <w:sz w:val="30"/>
            <w:szCs w:val="26"/>
          </w:rPr>
          <w:t xml:space="preserve"> </w:t>
        </w:r>
        <w:proofErr w:type="spellStart"/>
        <w:r w:rsidRPr="006A68F8">
          <w:rPr>
            <w:sz w:val="30"/>
            <w:szCs w:val="26"/>
          </w:rPr>
          <w:t>film_category.film_id</w:t>
        </w:r>
        <w:proofErr w:type="spellEnd"/>
        <w:r w:rsidRPr="006A68F8">
          <w:rPr>
            <w:sz w:val="30"/>
            <w:szCs w:val="26"/>
          </w:rPr>
          <w:t xml:space="preserve"> = </w:t>
        </w:r>
        <w:proofErr w:type="spellStart"/>
        <w:r w:rsidRPr="006A68F8">
          <w:rPr>
            <w:sz w:val="30"/>
            <w:szCs w:val="26"/>
          </w:rPr>
          <w:t>film.film_id</w:t>
        </w:r>
        <w:proofErr w:type="spellEnd"/>
        <w:r w:rsidRPr="006A68F8">
          <w:rPr>
            <w:sz w:val="30"/>
            <w:szCs w:val="26"/>
          </w:rPr>
          <w:t>;</w:t>
        </w:r>
      </w:ins>
    </w:p>
    <w:p w:rsidR="007C64C6" w:rsidRDefault="007C64C6">
      <w:pPr>
        <w:pStyle w:val="NoSpacing"/>
        <w:rPr>
          <w:ins w:id="145" w:author="Mridul Rajbhar" w:date="2022-10-17T12:15:00Z"/>
          <w:sz w:val="30"/>
          <w:szCs w:val="26"/>
        </w:rPr>
        <w:pPrChange w:id="146" w:author="Mridul Rajbhar" w:date="2022-10-17T11:38:00Z">
          <w:pPr>
            <w:pStyle w:val="NoSpacing"/>
            <w:ind w:left="360"/>
            <w:jc w:val="center"/>
          </w:pPr>
        </w:pPrChange>
      </w:pPr>
    </w:p>
    <w:p w:rsidR="007C64C6" w:rsidRDefault="007C64C6">
      <w:pPr>
        <w:pStyle w:val="NoSpacing"/>
        <w:rPr>
          <w:ins w:id="147" w:author="Mridul Rajbhar" w:date="2022-10-17T12:15:00Z"/>
          <w:sz w:val="30"/>
          <w:szCs w:val="26"/>
        </w:rPr>
        <w:pPrChange w:id="148" w:author="Mridul Rajbhar" w:date="2022-10-17T11:38:00Z">
          <w:pPr>
            <w:pStyle w:val="NoSpacing"/>
            <w:ind w:left="360"/>
            <w:jc w:val="center"/>
          </w:pPr>
        </w:pPrChange>
      </w:pPr>
    </w:p>
    <w:p w:rsidR="007C64C6" w:rsidRDefault="007C64C6" w:rsidP="007C64C6">
      <w:pPr>
        <w:pStyle w:val="NoSpacing"/>
        <w:rPr>
          <w:ins w:id="149" w:author="Mridul Rajbhar" w:date="2022-10-17T12:15:00Z"/>
          <w:sz w:val="30"/>
          <w:szCs w:val="26"/>
        </w:rPr>
      </w:pPr>
      <w:proofErr w:type="gramStart"/>
      <w:ins w:id="150" w:author="Mridul Rajbhar" w:date="2022-10-17T12:15:00Z">
        <w:r>
          <w:rPr>
            <w:sz w:val="30"/>
            <w:szCs w:val="26"/>
          </w:rPr>
          <w:t>display</w:t>
        </w:r>
        <w:proofErr w:type="gramEnd"/>
        <w:r>
          <w:rPr>
            <w:sz w:val="30"/>
            <w:szCs w:val="26"/>
          </w:rPr>
          <w:t xml:space="preserve"> </w:t>
        </w:r>
      </w:ins>
    </w:p>
    <w:p w:rsidR="007C64C6" w:rsidRPr="007C64C6" w:rsidRDefault="007C64C6" w:rsidP="007C64C6">
      <w:pPr>
        <w:pStyle w:val="NoSpacing"/>
        <w:rPr>
          <w:ins w:id="151" w:author="Mridul Rajbhar" w:date="2022-10-17T12:15:00Z"/>
          <w:sz w:val="30"/>
          <w:szCs w:val="26"/>
        </w:rPr>
      </w:pPr>
    </w:p>
    <w:p w:rsidR="007C64C6" w:rsidRPr="007C64C6" w:rsidRDefault="007C64C6" w:rsidP="007C64C6">
      <w:pPr>
        <w:pStyle w:val="NoSpacing"/>
        <w:rPr>
          <w:ins w:id="152" w:author="Mridul Rajbhar" w:date="2022-10-17T12:15:00Z"/>
          <w:sz w:val="30"/>
          <w:szCs w:val="26"/>
        </w:rPr>
      </w:pPr>
      <w:proofErr w:type="gramStart"/>
      <w:ins w:id="153" w:author="Mridul Rajbhar" w:date="2022-10-17T12:15:00Z">
        <w:r w:rsidRPr="007C64C6">
          <w:rPr>
            <w:sz w:val="30"/>
            <w:szCs w:val="26"/>
          </w:rPr>
          <w:t>select</w:t>
        </w:r>
        <w:proofErr w:type="gramEnd"/>
        <w:r w:rsidRPr="007C64C6">
          <w:rPr>
            <w:sz w:val="30"/>
            <w:szCs w:val="26"/>
          </w:rPr>
          <w:t xml:space="preserve"> </w:t>
        </w:r>
        <w:proofErr w:type="spellStart"/>
        <w:r w:rsidRPr="007C64C6">
          <w:rPr>
            <w:sz w:val="30"/>
            <w:szCs w:val="26"/>
          </w:rPr>
          <w:t>customer.customer_id</w:t>
        </w:r>
        <w:proofErr w:type="spellEnd"/>
        <w:r w:rsidRPr="007C64C6">
          <w:rPr>
            <w:sz w:val="30"/>
            <w:szCs w:val="26"/>
          </w:rPr>
          <w:t xml:space="preserve">, </w:t>
        </w:r>
      </w:ins>
    </w:p>
    <w:p w:rsidR="007C64C6" w:rsidRPr="007C64C6" w:rsidRDefault="007C64C6" w:rsidP="007C64C6">
      <w:pPr>
        <w:pStyle w:val="NoSpacing"/>
        <w:rPr>
          <w:ins w:id="154" w:author="Mridul Rajbhar" w:date="2022-10-17T12:15:00Z"/>
          <w:sz w:val="30"/>
          <w:szCs w:val="26"/>
        </w:rPr>
      </w:pPr>
      <w:proofErr w:type="spellStart"/>
      <w:proofErr w:type="gramStart"/>
      <w:ins w:id="155" w:author="Mridul Rajbhar" w:date="2022-10-17T12:15:00Z">
        <w:r w:rsidRPr="007C64C6">
          <w:rPr>
            <w:sz w:val="30"/>
            <w:szCs w:val="26"/>
          </w:rPr>
          <w:t>concat</w:t>
        </w:r>
        <w:proofErr w:type="spellEnd"/>
        <w:r w:rsidRPr="007C64C6">
          <w:rPr>
            <w:sz w:val="30"/>
            <w:szCs w:val="26"/>
          </w:rPr>
          <w:t>(</w:t>
        </w:r>
        <w:proofErr w:type="spellStart"/>
        <w:proofErr w:type="gramEnd"/>
        <w:r w:rsidRPr="007C64C6">
          <w:rPr>
            <w:sz w:val="30"/>
            <w:szCs w:val="26"/>
          </w:rPr>
          <w:t>customer.first_name</w:t>
        </w:r>
        <w:proofErr w:type="spellEnd"/>
        <w:r w:rsidRPr="007C64C6">
          <w:rPr>
            <w:sz w:val="30"/>
            <w:szCs w:val="26"/>
          </w:rPr>
          <w:t>,' ',</w:t>
        </w:r>
        <w:proofErr w:type="spellStart"/>
        <w:r w:rsidRPr="007C64C6">
          <w:rPr>
            <w:sz w:val="30"/>
            <w:szCs w:val="26"/>
          </w:rPr>
          <w:t>customer.last_name</w:t>
        </w:r>
        <w:proofErr w:type="spellEnd"/>
        <w:r w:rsidRPr="007C64C6">
          <w:rPr>
            <w:sz w:val="30"/>
            <w:szCs w:val="26"/>
          </w:rPr>
          <w:t xml:space="preserve">) as </w:t>
        </w:r>
        <w:proofErr w:type="spellStart"/>
        <w:r w:rsidRPr="007C64C6">
          <w:rPr>
            <w:sz w:val="30"/>
            <w:szCs w:val="26"/>
          </w:rPr>
          <w:t>customer_name</w:t>
        </w:r>
        <w:proofErr w:type="spellEnd"/>
        <w:r w:rsidRPr="007C64C6">
          <w:rPr>
            <w:sz w:val="30"/>
            <w:szCs w:val="26"/>
          </w:rPr>
          <w:t>,</w:t>
        </w:r>
      </w:ins>
    </w:p>
    <w:p w:rsidR="007C64C6" w:rsidRPr="007C64C6" w:rsidRDefault="007C64C6" w:rsidP="007C64C6">
      <w:pPr>
        <w:pStyle w:val="NoSpacing"/>
        <w:rPr>
          <w:ins w:id="156" w:author="Mridul Rajbhar" w:date="2022-10-17T12:15:00Z"/>
          <w:sz w:val="30"/>
          <w:szCs w:val="26"/>
        </w:rPr>
      </w:pPr>
      <w:proofErr w:type="spellStart"/>
      <w:ins w:id="157" w:author="Mridul Rajbhar" w:date="2022-10-17T12:15:00Z">
        <w:r w:rsidRPr="007C64C6">
          <w:rPr>
            <w:sz w:val="30"/>
            <w:szCs w:val="26"/>
          </w:rPr>
          <w:t>payment.amount</w:t>
        </w:r>
        <w:proofErr w:type="spellEnd"/>
        <w:r w:rsidRPr="007C64C6">
          <w:rPr>
            <w:sz w:val="30"/>
            <w:szCs w:val="26"/>
          </w:rPr>
          <w:t xml:space="preserve">, </w:t>
        </w:r>
        <w:proofErr w:type="spellStart"/>
        <w:proofErr w:type="gramStart"/>
        <w:r w:rsidRPr="007C64C6">
          <w:rPr>
            <w:sz w:val="30"/>
            <w:szCs w:val="26"/>
          </w:rPr>
          <w:t>concat</w:t>
        </w:r>
        <w:proofErr w:type="spellEnd"/>
        <w:r w:rsidRPr="007C64C6">
          <w:rPr>
            <w:sz w:val="30"/>
            <w:szCs w:val="26"/>
          </w:rPr>
          <w:t>(</w:t>
        </w:r>
        <w:proofErr w:type="spellStart"/>
        <w:proofErr w:type="gramEnd"/>
        <w:r w:rsidRPr="007C64C6">
          <w:rPr>
            <w:sz w:val="30"/>
            <w:szCs w:val="26"/>
          </w:rPr>
          <w:t>staff.first_name</w:t>
        </w:r>
        <w:proofErr w:type="spellEnd"/>
        <w:r w:rsidRPr="007C64C6">
          <w:rPr>
            <w:sz w:val="30"/>
            <w:szCs w:val="26"/>
          </w:rPr>
          <w:t xml:space="preserve">, ' ', </w:t>
        </w:r>
        <w:proofErr w:type="spellStart"/>
        <w:r w:rsidRPr="007C64C6">
          <w:rPr>
            <w:sz w:val="30"/>
            <w:szCs w:val="26"/>
          </w:rPr>
          <w:t>staff.last_name</w:t>
        </w:r>
        <w:proofErr w:type="spellEnd"/>
        <w:r w:rsidRPr="007C64C6">
          <w:rPr>
            <w:sz w:val="30"/>
            <w:szCs w:val="26"/>
          </w:rPr>
          <w:t xml:space="preserve">) as </w:t>
        </w:r>
        <w:proofErr w:type="spellStart"/>
        <w:r w:rsidRPr="007C64C6">
          <w:rPr>
            <w:sz w:val="30"/>
            <w:szCs w:val="26"/>
          </w:rPr>
          <w:t>staff_name</w:t>
        </w:r>
        <w:proofErr w:type="spellEnd"/>
        <w:r w:rsidRPr="007C64C6">
          <w:rPr>
            <w:sz w:val="30"/>
            <w:szCs w:val="26"/>
          </w:rPr>
          <w:t xml:space="preserve">  </w:t>
        </w:r>
      </w:ins>
    </w:p>
    <w:p w:rsidR="007C64C6" w:rsidRPr="007C64C6" w:rsidRDefault="007C64C6" w:rsidP="007C64C6">
      <w:pPr>
        <w:pStyle w:val="NoSpacing"/>
        <w:rPr>
          <w:ins w:id="158" w:author="Mridul Rajbhar" w:date="2022-10-17T12:15:00Z"/>
          <w:sz w:val="30"/>
          <w:szCs w:val="26"/>
        </w:rPr>
      </w:pPr>
      <w:proofErr w:type="gramStart"/>
      <w:ins w:id="159" w:author="Mridul Rajbhar" w:date="2022-10-17T12:15:00Z">
        <w:r w:rsidRPr="007C64C6">
          <w:rPr>
            <w:sz w:val="30"/>
            <w:szCs w:val="26"/>
          </w:rPr>
          <w:t>from</w:t>
        </w:r>
        <w:proofErr w:type="gramEnd"/>
        <w:r w:rsidRPr="007C64C6">
          <w:rPr>
            <w:sz w:val="30"/>
            <w:szCs w:val="26"/>
          </w:rPr>
          <w:t xml:space="preserve"> customer</w:t>
        </w:r>
      </w:ins>
    </w:p>
    <w:p w:rsidR="007C64C6" w:rsidRPr="007C64C6" w:rsidRDefault="007C64C6" w:rsidP="007C64C6">
      <w:pPr>
        <w:pStyle w:val="NoSpacing"/>
        <w:rPr>
          <w:ins w:id="160" w:author="Mridul Rajbhar" w:date="2022-10-17T12:15:00Z"/>
          <w:sz w:val="30"/>
          <w:szCs w:val="26"/>
        </w:rPr>
      </w:pPr>
      <w:proofErr w:type="gramStart"/>
      <w:ins w:id="161" w:author="Mridul Rajbhar" w:date="2022-10-17T12:15:00Z">
        <w:r w:rsidRPr="007C64C6">
          <w:rPr>
            <w:sz w:val="30"/>
            <w:szCs w:val="26"/>
          </w:rPr>
          <w:t>inner</w:t>
        </w:r>
        <w:proofErr w:type="gramEnd"/>
        <w:r w:rsidRPr="007C64C6">
          <w:rPr>
            <w:sz w:val="30"/>
            <w:szCs w:val="26"/>
          </w:rPr>
          <w:t xml:space="preserve"> join payment </w:t>
        </w:r>
      </w:ins>
    </w:p>
    <w:p w:rsidR="007C64C6" w:rsidRPr="007C64C6" w:rsidRDefault="007C64C6" w:rsidP="007C64C6">
      <w:pPr>
        <w:pStyle w:val="NoSpacing"/>
        <w:rPr>
          <w:ins w:id="162" w:author="Mridul Rajbhar" w:date="2022-10-17T12:15:00Z"/>
          <w:sz w:val="30"/>
          <w:szCs w:val="26"/>
        </w:rPr>
      </w:pPr>
      <w:proofErr w:type="gramStart"/>
      <w:ins w:id="163" w:author="Mridul Rajbhar" w:date="2022-10-17T12:15:00Z">
        <w:r w:rsidRPr="007C64C6">
          <w:rPr>
            <w:sz w:val="30"/>
            <w:szCs w:val="26"/>
          </w:rPr>
          <w:t>on</w:t>
        </w:r>
        <w:proofErr w:type="gramEnd"/>
        <w:r w:rsidRPr="007C64C6">
          <w:rPr>
            <w:sz w:val="30"/>
            <w:szCs w:val="26"/>
          </w:rPr>
          <w:t xml:space="preserve"> </w:t>
        </w:r>
        <w:proofErr w:type="spellStart"/>
        <w:r w:rsidRPr="007C64C6">
          <w:rPr>
            <w:sz w:val="30"/>
            <w:szCs w:val="26"/>
          </w:rPr>
          <w:t>customer.customer_id</w:t>
        </w:r>
        <w:proofErr w:type="spellEnd"/>
        <w:r w:rsidRPr="007C64C6">
          <w:rPr>
            <w:sz w:val="30"/>
            <w:szCs w:val="26"/>
          </w:rPr>
          <w:t xml:space="preserve"> = </w:t>
        </w:r>
        <w:proofErr w:type="spellStart"/>
        <w:r w:rsidRPr="007C64C6">
          <w:rPr>
            <w:sz w:val="30"/>
            <w:szCs w:val="26"/>
          </w:rPr>
          <w:t>payment.customer_id</w:t>
        </w:r>
        <w:proofErr w:type="spellEnd"/>
      </w:ins>
    </w:p>
    <w:p w:rsidR="007C64C6" w:rsidRPr="007C64C6" w:rsidRDefault="007C64C6" w:rsidP="007C64C6">
      <w:pPr>
        <w:pStyle w:val="NoSpacing"/>
        <w:rPr>
          <w:ins w:id="164" w:author="Mridul Rajbhar" w:date="2022-10-17T12:15:00Z"/>
          <w:sz w:val="30"/>
          <w:szCs w:val="26"/>
        </w:rPr>
      </w:pPr>
      <w:proofErr w:type="gramStart"/>
      <w:ins w:id="165" w:author="Mridul Rajbhar" w:date="2022-10-17T12:15:00Z">
        <w:r w:rsidRPr="007C64C6">
          <w:rPr>
            <w:sz w:val="30"/>
            <w:szCs w:val="26"/>
          </w:rPr>
          <w:t>inner</w:t>
        </w:r>
        <w:proofErr w:type="gramEnd"/>
        <w:r w:rsidRPr="007C64C6">
          <w:rPr>
            <w:sz w:val="30"/>
            <w:szCs w:val="26"/>
          </w:rPr>
          <w:t xml:space="preserve"> join staff</w:t>
        </w:r>
      </w:ins>
    </w:p>
    <w:p w:rsidR="007C64C6" w:rsidRDefault="007C64C6">
      <w:pPr>
        <w:pStyle w:val="NoSpacing"/>
        <w:rPr>
          <w:ins w:id="166" w:author="Mridul Rajbhar" w:date="2022-10-17T12:15:00Z"/>
          <w:sz w:val="30"/>
          <w:szCs w:val="26"/>
        </w:rPr>
        <w:pPrChange w:id="167" w:author="Mridul Rajbhar" w:date="2022-10-17T11:38:00Z">
          <w:pPr>
            <w:pStyle w:val="NoSpacing"/>
            <w:ind w:left="360"/>
            <w:jc w:val="center"/>
          </w:pPr>
        </w:pPrChange>
      </w:pPr>
      <w:proofErr w:type="gramStart"/>
      <w:ins w:id="168" w:author="Mridul Rajbhar" w:date="2022-10-17T12:15:00Z">
        <w:r w:rsidRPr="007C64C6">
          <w:rPr>
            <w:sz w:val="30"/>
            <w:szCs w:val="26"/>
          </w:rPr>
          <w:t>on</w:t>
        </w:r>
        <w:proofErr w:type="gramEnd"/>
        <w:r w:rsidRPr="007C64C6">
          <w:rPr>
            <w:sz w:val="30"/>
            <w:szCs w:val="26"/>
          </w:rPr>
          <w:t xml:space="preserve"> </w:t>
        </w:r>
        <w:proofErr w:type="spellStart"/>
        <w:r w:rsidRPr="007C64C6">
          <w:rPr>
            <w:sz w:val="30"/>
            <w:szCs w:val="26"/>
          </w:rPr>
          <w:t>payment.staff_id</w:t>
        </w:r>
        <w:proofErr w:type="spellEnd"/>
        <w:r w:rsidRPr="007C64C6">
          <w:rPr>
            <w:sz w:val="30"/>
            <w:szCs w:val="26"/>
          </w:rPr>
          <w:t xml:space="preserve"> = </w:t>
        </w:r>
        <w:proofErr w:type="spellStart"/>
        <w:r w:rsidRPr="007C64C6">
          <w:rPr>
            <w:sz w:val="30"/>
            <w:szCs w:val="26"/>
          </w:rPr>
          <w:t>staff.staff_id</w:t>
        </w:r>
        <w:proofErr w:type="spellEnd"/>
        <w:r w:rsidRPr="007C64C6">
          <w:rPr>
            <w:sz w:val="30"/>
            <w:szCs w:val="26"/>
          </w:rPr>
          <w:t>;</w:t>
        </w:r>
      </w:ins>
    </w:p>
    <w:p w:rsidR="007C64C6" w:rsidRDefault="007C64C6">
      <w:pPr>
        <w:pStyle w:val="NoSpacing"/>
        <w:rPr>
          <w:ins w:id="169" w:author="Mridul Rajbhar" w:date="2022-10-17T12:28:00Z"/>
          <w:sz w:val="30"/>
          <w:szCs w:val="26"/>
        </w:rPr>
        <w:pPrChange w:id="170" w:author="Mridul Rajbhar" w:date="2022-10-17T11:38:00Z">
          <w:pPr>
            <w:pStyle w:val="NoSpacing"/>
            <w:ind w:left="360"/>
            <w:jc w:val="center"/>
          </w:pPr>
        </w:pPrChange>
      </w:pPr>
    </w:p>
    <w:p w:rsidR="007C64C6" w:rsidRDefault="007C64C6">
      <w:pPr>
        <w:pStyle w:val="NoSpacing"/>
        <w:rPr>
          <w:ins w:id="171" w:author="Mridul Rajbhar" w:date="2022-10-17T12:28:00Z"/>
          <w:sz w:val="30"/>
          <w:szCs w:val="26"/>
        </w:rPr>
        <w:pPrChange w:id="172" w:author="Mridul Rajbhar" w:date="2022-10-17T11:38:00Z">
          <w:pPr>
            <w:pStyle w:val="NoSpacing"/>
            <w:ind w:left="360"/>
            <w:jc w:val="center"/>
          </w:pPr>
        </w:pPrChange>
      </w:pPr>
    </w:p>
    <w:p w:rsidR="007C64C6" w:rsidRDefault="007C64C6">
      <w:pPr>
        <w:pStyle w:val="NoSpacing"/>
        <w:rPr>
          <w:ins w:id="173" w:author="Mridul Rajbhar" w:date="2022-10-17T12:15:00Z"/>
          <w:sz w:val="30"/>
          <w:szCs w:val="26"/>
        </w:rPr>
        <w:pPrChange w:id="174" w:author="Mridul Rajbhar" w:date="2022-10-17T11:38:00Z">
          <w:pPr>
            <w:pStyle w:val="NoSpacing"/>
            <w:ind w:left="360"/>
            <w:jc w:val="center"/>
          </w:pPr>
        </w:pPrChange>
      </w:pPr>
    </w:p>
    <w:p w:rsidR="007C64C6" w:rsidRPr="007C64C6" w:rsidRDefault="007C64C6" w:rsidP="007C64C6">
      <w:pPr>
        <w:pStyle w:val="NoSpacing"/>
        <w:rPr>
          <w:ins w:id="175" w:author="Mridul Rajbhar" w:date="2022-10-17T12:28:00Z"/>
          <w:sz w:val="30"/>
          <w:szCs w:val="26"/>
        </w:rPr>
      </w:pPr>
      <w:ins w:id="176" w:author="Mridul Rajbhar" w:date="2022-10-17T12:28:00Z">
        <w:r w:rsidRPr="007C64C6">
          <w:rPr>
            <w:sz w:val="30"/>
            <w:szCs w:val="26"/>
          </w:rPr>
          <w:t xml:space="preserve">-- </w:t>
        </w:r>
        <w:proofErr w:type="gramStart"/>
        <w:r w:rsidRPr="007C64C6">
          <w:rPr>
            <w:sz w:val="30"/>
            <w:szCs w:val="26"/>
          </w:rPr>
          <w:t>display</w:t>
        </w:r>
        <w:proofErr w:type="gramEnd"/>
        <w:r w:rsidRPr="007C64C6">
          <w:rPr>
            <w:sz w:val="30"/>
            <w:szCs w:val="26"/>
          </w:rPr>
          <w:t xml:space="preserve"> film and actors name --</w:t>
        </w:r>
      </w:ins>
    </w:p>
    <w:p w:rsidR="007C64C6" w:rsidRPr="007C64C6" w:rsidRDefault="007C64C6" w:rsidP="007C64C6">
      <w:pPr>
        <w:pStyle w:val="NoSpacing"/>
        <w:rPr>
          <w:ins w:id="177" w:author="Mridul Rajbhar" w:date="2022-10-17T12:28:00Z"/>
          <w:sz w:val="30"/>
          <w:szCs w:val="26"/>
        </w:rPr>
      </w:pPr>
    </w:p>
    <w:p w:rsidR="007C64C6" w:rsidRPr="007C64C6" w:rsidRDefault="007C64C6" w:rsidP="007C64C6">
      <w:pPr>
        <w:pStyle w:val="NoSpacing"/>
        <w:rPr>
          <w:ins w:id="178" w:author="Mridul Rajbhar" w:date="2022-10-17T12:28:00Z"/>
          <w:sz w:val="30"/>
          <w:szCs w:val="26"/>
        </w:rPr>
      </w:pPr>
      <w:proofErr w:type="gramStart"/>
      <w:ins w:id="179" w:author="Mridul Rajbhar" w:date="2022-10-17T12:28:00Z">
        <w:r w:rsidRPr="007C64C6">
          <w:rPr>
            <w:sz w:val="30"/>
            <w:szCs w:val="26"/>
          </w:rPr>
          <w:t>select</w:t>
        </w:r>
        <w:proofErr w:type="gramEnd"/>
        <w:r w:rsidRPr="007C64C6">
          <w:rPr>
            <w:sz w:val="30"/>
            <w:szCs w:val="26"/>
          </w:rPr>
          <w:t xml:space="preserve"> t1.title, t3.first_name || ' ' || t3.last_name as </w:t>
        </w:r>
        <w:proofErr w:type="spellStart"/>
        <w:r w:rsidRPr="007C64C6">
          <w:rPr>
            <w:sz w:val="30"/>
            <w:szCs w:val="26"/>
          </w:rPr>
          <w:t>actor_name</w:t>
        </w:r>
        <w:proofErr w:type="spellEnd"/>
      </w:ins>
    </w:p>
    <w:p w:rsidR="007C64C6" w:rsidRPr="007C64C6" w:rsidRDefault="007C64C6" w:rsidP="007C64C6">
      <w:pPr>
        <w:pStyle w:val="NoSpacing"/>
        <w:rPr>
          <w:ins w:id="180" w:author="Mridul Rajbhar" w:date="2022-10-17T12:28:00Z"/>
          <w:sz w:val="30"/>
          <w:szCs w:val="26"/>
        </w:rPr>
      </w:pPr>
      <w:proofErr w:type="gramStart"/>
      <w:ins w:id="181" w:author="Mridul Rajbhar" w:date="2022-10-17T12:28:00Z">
        <w:r w:rsidRPr="007C64C6">
          <w:rPr>
            <w:sz w:val="30"/>
            <w:szCs w:val="26"/>
          </w:rPr>
          <w:t>from</w:t>
        </w:r>
        <w:proofErr w:type="gramEnd"/>
        <w:r w:rsidRPr="007C64C6">
          <w:rPr>
            <w:sz w:val="30"/>
            <w:szCs w:val="26"/>
          </w:rPr>
          <w:t xml:space="preserve"> film as t1</w:t>
        </w:r>
      </w:ins>
    </w:p>
    <w:p w:rsidR="007C64C6" w:rsidRPr="007C64C6" w:rsidRDefault="007C64C6" w:rsidP="007C64C6">
      <w:pPr>
        <w:pStyle w:val="NoSpacing"/>
        <w:rPr>
          <w:ins w:id="182" w:author="Mridul Rajbhar" w:date="2022-10-17T12:28:00Z"/>
          <w:sz w:val="30"/>
          <w:szCs w:val="26"/>
        </w:rPr>
      </w:pPr>
      <w:proofErr w:type="gramStart"/>
      <w:ins w:id="183" w:author="Mridul Rajbhar" w:date="2022-10-17T12:28:00Z">
        <w:r w:rsidRPr="007C64C6">
          <w:rPr>
            <w:sz w:val="30"/>
            <w:szCs w:val="26"/>
          </w:rPr>
          <w:t>inner</w:t>
        </w:r>
        <w:proofErr w:type="gramEnd"/>
        <w:r w:rsidRPr="007C64C6">
          <w:rPr>
            <w:sz w:val="30"/>
            <w:szCs w:val="26"/>
          </w:rPr>
          <w:t xml:space="preserve"> join </w:t>
        </w:r>
        <w:proofErr w:type="spellStart"/>
        <w:r w:rsidRPr="007C64C6">
          <w:rPr>
            <w:sz w:val="30"/>
            <w:szCs w:val="26"/>
          </w:rPr>
          <w:t>film_actor</w:t>
        </w:r>
        <w:proofErr w:type="spellEnd"/>
        <w:r w:rsidRPr="007C64C6">
          <w:rPr>
            <w:sz w:val="30"/>
            <w:szCs w:val="26"/>
          </w:rPr>
          <w:t xml:space="preserve"> as t2</w:t>
        </w:r>
      </w:ins>
    </w:p>
    <w:p w:rsidR="007C64C6" w:rsidRPr="007C64C6" w:rsidRDefault="007C64C6" w:rsidP="007C64C6">
      <w:pPr>
        <w:pStyle w:val="NoSpacing"/>
        <w:rPr>
          <w:ins w:id="184" w:author="Mridul Rajbhar" w:date="2022-10-17T12:28:00Z"/>
          <w:sz w:val="30"/>
          <w:szCs w:val="26"/>
        </w:rPr>
      </w:pPr>
      <w:proofErr w:type="gramStart"/>
      <w:ins w:id="185" w:author="Mridul Rajbhar" w:date="2022-10-17T12:28:00Z">
        <w:r w:rsidRPr="007C64C6">
          <w:rPr>
            <w:sz w:val="30"/>
            <w:szCs w:val="26"/>
          </w:rPr>
          <w:t>on</w:t>
        </w:r>
        <w:proofErr w:type="gramEnd"/>
        <w:r w:rsidRPr="007C64C6">
          <w:rPr>
            <w:sz w:val="30"/>
            <w:szCs w:val="26"/>
          </w:rPr>
          <w:t xml:space="preserve"> t1.film_id = t2.film_id</w:t>
        </w:r>
      </w:ins>
    </w:p>
    <w:p w:rsidR="007C64C6" w:rsidRPr="007C64C6" w:rsidRDefault="007C64C6" w:rsidP="007C64C6">
      <w:pPr>
        <w:pStyle w:val="NoSpacing"/>
        <w:rPr>
          <w:ins w:id="186" w:author="Mridul Rajbhar" w:date="2022-10-17T12:28:00Z"/>
          <w:sz w:val="30"/>
          <w:szCs w:val="26"/>
        </w:rPr>
      </w:pPr>
      <w:proofErr w:type="gramStart"/>
      <w:ins w:id="187" w:author="Mridul Rajbhar" w:date="2022-10-17T12:28:00Z">
        <w:r w:rsidRPr="007C64C6">
          <w:rPr>
            <w:sz w:val="30"/>
            <w:szCs w:val="26"/>
          </w:rPr>
          <w:t>inner</w:t>
        </w:r>
        <w:proofErr w:type="gramEnd"/>
        <w:r w:rsidRPr="007C64C6">
          <w:rPr>
            <w:sz w:val="30"/>
            <w:szCs w:val="26"/>
          </w:rPr>
          <w:t xml:space="preserve"> join actor as t3</w:t>
        </w:r>
      </w:ins>
    </w:p>
    <w:p w:rsidR="007C64C6" w:rsidRDefault="007C64C6">
      <w:pPr>
        <w:pStyle w:val="NoSpacing"/>
        <w:rPr>
          <w:ins w:id="188" w:author="Mridul Rajbhar" w:date="2022-10-17T12:34:00Z"/>
          <w:sz w:val="30"/>
          <w:szCs w:val="26"/>
        </w:rPr>
        <w:pPrChange w:id="189" w:author="Mridul Rajbhar" w:date="2022-10-17T11:38:00Z">
          <w:pPr>
            <w:pStyle w:val="NoSpacing"/>
            <w:ind w:left="360"/>
            <w:jc w:val="center"/>
          </w:pPr>
        </w:pPrChange>
      </w:pPr>
      <w:proofErr w:type="gramStart"/>
      <w:ins w:id="190" w:author="Mridul Rajbhar" w:date="2022-10-17T12:28:00Z">
        <w:r w:rsidRPr="007C64C6">
          <w:rPr>
            <w:sz w:val="30"/>
            <w:szCs w:val="26"/>
          </w:rPr>
          <w:t>on</w:t>
        </w:r>
        <w:proofErr w:type="gramEnd"/>
        <w:r w:rsidRPr="007C64C6">
          <w:rPr>
            <w:sz w:val="30"/>
            <w:szCs w:val="26"/>
          </w:rPr>
          <w:t xml:space="preserve"> t2.actor_id = t3.actor_id;</w:t>
        </w:r>
      </w:ins>
    </w:p>
    <w:p w:rsidR="00EB27AF" w:rsidRDefault="00EB27AF">
      <w:pPr>
        <w:pStyle w:val="NoSpacing"/>
        <w:rPr>
          <w:ins w:id="191" w:author="Mridul Rajbhar" w:date="2022-10-17T12:34:00Z"/>
          <w:sz w:val="30"/>
          <w:szCs w:val="26"/>
        </w:rPr>
        <w:pPrChange w:id="192" w:author="Mridul Rajbhar" w:date="2022-10-17T11:38:00Z">
          <w:pPr>
            <w:pStyle w:val="NoSpacing"/>
            <w:ind w:left="360"/>
            <w:jc w:val="center"/>
          </w:pPr>
        </w:pPrChange>
      </w:pPr>
    </w:p>
    <w:p w:rsidR="00EB27AF" w:rsidRDefault="009F4600">
      <w:pPr>
        <w:pStyle w:val="NoSpacing"/>
        <w:rPr>
          <w:ins w:id="193" w:author="Mridul Rajbhar" w:date="2022-10-17T12:45:00Z"/>
          <w:sz w:val="30"/>
          <w:szCs w:val="26"/>
        </w:rPr>
        <w:pPrChange w:id="194" w:author="Mridul Rajbhar" w:date="2022-10-17T11:38:00Z">
          <w:pPr>
            <w:pStyle w:val="NoSpacing"/>
            <w:ind w:left="360"/>
            <w:jc w:val="center"/>
          </w:pPr>
        </w:pPrChange>
      </w:pPr>
      <w:ins w:id="195" w:author="Mridul Rajbhar" w:date="2022-10-17T12:44:00Z">
        <w:r>
          <w:rPr>
            <w:sz w:val="30"/>
            <w:szCs w:val="26"/>
          </w:rPr>
          <w:t>Can a unique colum</w:t>
        </w:r>
      </w:ins>
      <w:ins w:id="196" w:author="Mridul Rajbhar" w:date="2022-10-17T12:45:00Z">
        <w:r>
          <w:rPr>
            <w:sz w:val="30"/>
            <w:szCs w:val="26"/>
          </w:rPr>
          <w:t xml:space="preserve">n have single NULL or multiple NULL </w:t>
        </w:r>
      </w:ins>
      <w:ins w:id="197" w:author="Mridul Rajbhar" w:date="2022-10-17T12:46:00Z">
        <w:r>
          <w:rPr>
            <w:sz w:val="30"/>
            <w:szCs w:val="26"/>
          </w:rPr>
          <w:t>columns?</w:t>
        </w:r>
      </w:ins>
    </w:p>
    <w:p w:rsidR="009F4600" w:rsidRDefault="009F4600">
      <w:pPr>
        <w:pStyle w:val="NoSpacing"/>
        <w:rPr>
          <w:ins w:id="198" w:author="Mridul Rajbhar" w:date="2022-10-17T13:28:00Z"/>
          <w:sz w:val="30"/>
          <w:szCs w:val="26"/>
        </w:rPr>
        <w:pPrChange w:id="199" w:author="Mridul Rajbhar" w:date="2022-10-17T11:38:00Z">
          <w:pPr>
            <w:pStyle w:val="NoSpacing"/>
            <w:ind w:left="360"/>
            <w:jc w:val="center"/>
          </w:pPr>
        </w:pPrChange>
      </w:pPr>
    </w:p>
    <w:p w:rsidR="006D2467" w:rsidRDefault="006D2467">
      <w:pPr>
        <w:pStyle w:val="NoSpacing"/>
        <w:rPr>
          <w:ins w:id="200" w:author="Mridul Rajbhar" w:date="2022-10-17T13:28:00Z"/>
          <w:sz w:val="30"/>
          <w:szCs w:val="26"/>
        </w:rPr>
        <w:pPrChange w:id="201" w:author="Mridul Rajbhar" w:date="2022-10-17T11:38:00Z">
          <w:pPr>
            <w:pStyle w:val="NoSpacing"/>
            <w:ind w:left="360"/>
            <w:jc w:val="center"/>
          </w:pPr>
        </w:pPrChange>
      </w:pPr>
    </w:p>
    <w:p w:rsidR="006D2467" w:rsidRPr="006D2467" w:rsidRDefault="006D2467" w:rsidP="006D2467">
      <w:pPr>
        <w:pStyle w:val="NoSpacing"/>
        <w:rPr>
          <w:ins w:id="202" w:author="Mridul Rajbhar" w:date="2022-10-17T13:28:00Z"/>
          <w:sz w:val="30"/>
          <w:szCs w:val="26"/>
        </w:rPr>
      </w:pPr>
      <w:proofErr w:type="gramStart"/>
      <w:ins w:id="203" w:author="Mridul Rajbhar" w:date="2022-10-17T13:28:00Z">
        <w:r w:rsidRPr="006D2467">
          <w:rPr>
            <w:sz w:val="30"/>
            <w:szCs w:val="26"/>
          </w:rPr>
          <w:t>create</w:t>
        </w:r>
        <w:proofErr w:type="gramEnd"/>
        <w:r w:rsidRPr="006D2467">
          <w:rPr>
            <w:sz w:val="30"/>
            <w:szCs w:val="26"/>
          </w:rPr>
          <w:t xml:space="preserve"> table </w:t>
        </w:r>
        <w:proofErr w:type="spellStart"/>
        <w:r w:rsidRPr="006D2467">
          <w:rPr>
            <w:sz w:val="30"/>
            <w:szCs w:val="26"/>
          </w:rPr>
          <w:t>dept</w:t>
        </w:r>
        <w:proofErr w:type="spellEnd"/>
        <w:r w:rsidRPr="006D2467">
          <w:rPr>
            <w:sz w:val="30"/>
            <w:szCs w:val="26"/>
          </w:rPr>
          <w:t>(</w:t>
        </w:r>
      </w:ins>
    </w:p>
    <w:p w:rsidR="006D2467" w:rsidRPr="006D2467" w:rsidRDefault="006D2467" w:rsidP="006D2467">
      <w:pPr>
        <w:pStyle w:val="NoSpacing"/>
        <w:rPr>
          <w:ins w:id="204" w:author="Mridul Rajbhar" w:date="2022-10-17T13:28:00Z"/>
          <w:sz w:val="30"/>
          <w:szCs w:val="26"/>
        </w:rPr>
      </w:pPr>
      <w:ins w:id="205" w:author="Mridul Rajbhar" w:date="2022-10-17T13:28:00Z">
        <w:r w:rsidRPr="006D2467">
          <w:rPr>
            <w:sz w:val="30"/>
            <w:szCs w:val="26"/>
          </w:rPr>
          <w:tab/>
        </w:r>
        <w:proofErr w:type="gramStart"/>
        <w:r w:rsidRPr="006D2467">
          <w:rPr>
            <w:sz w:val="30"/>
            <w:szCs w:val="26"/>
          </w:rPr>
          <w:t>id</w:t>
        </w:r>
        <w:proofErr w:type="gramEnd"/>
        <w:r w:rsidRPr="006D2467">
          <w:rPr>
            <w:sz w:val="30"/>
            <w:szCs w:val="26"/>
          </w:rPr>
          <w:t xml:space="preserve"> </w:t>
        </w:r>
        <w:proofErr w:type="spellStart"/>
        <w:r w:rsidRPr="006D2467">
          <w:rPr>
            <w:sz w:val="30"/>
            <w:szCs w:val="26"/>
          </w:rPr>
          <w:t>int</w:t>
        </w:r>
        <w:proofErr w:type="spellEnd"/>
        <w:r w:rsidRPr="006D2467">
          <w:rPr>
            <w:sz w:val="30"/>
            <w:szCs w:val="26"/>
          </w:rPr>
          <w:t>,</w:t>
        </w:r>
      </w:ins>
    </w:p>
    <w:p w:rsidR="006D2467" w:rsidRPr="006D2467" w:rsidRDefault="006D2467" w:rsidP="006D2467">
      <w:pPr>
        <w:pStyle w:val="NoSpacing"/>
        <w:rPr>
          <w:ins w:id="206" w:author="Mridul Rajbhar" w:date="2022-10-17T13:28:00Z"/>
          <w:sz w:val="30"/>
          <w:szCs w:val="26"/>
        </w:rPr>
      </w:pPr>
      <w:ins w:id="207" w:author="Mridul Rajbhar" w:date="2022-10-17T13:28:00Z">
        <w:r w:rsidRPr="006D2467">
          <w:rPr>
            <w:sz w:val="30"/>
            <w:szCs w:val="26"/>
          </w:rPr>
          <w:tab/>
        </w:r>
        <w:proofErr w:type="spellStart"/>
        <w:proofErr w:type="gramStart"/>
        <w:r w:rsidRPr="006D2467">
          <w:rPr>
            <w:sz w:val="30"/>
            <w:szCs w:val="26"/>
          </w:rPr>
          <w:t>dname</w:t>
        </w:r>
        <w:proofErr w:type="spellEnd"/>
        <w:proofErr w:type="gramEnd"/>
        <w:r w:rsidRPr="006D2467">
          <w:rPr>
            <w:sz w:val="30"/>
            <w:szCs w:val="26"/>
          </w:rPr>
          <w:t xml:space="preserve"> varchar(50) UNIQUE,</w:t>
        </w:r>
      </w:ins>
    </w:p>
    <w:p w:rsidR="006D2467" w:rsidRPr="006D2467" w:rsidRDefault="006D2467" w:rsidP="006D2467">
      <w:pPr>
        <w:pStyle w:val="NoSpacing"/>
        <w:rPr>
          <w:ins w:id="208" w:author="Mridul Rajbhar" w:date="2022-10-17T13:28:00Z"/>
          <w:sz w:val="30"/>
          <w:szCs w:val="26"/>
        </w:rPr>
      </w:pPr>
      <w:ins w:id="209" w:author="Mridul Rajbhar" w:date="2022-10-17T13:28:00Z">
        <w:r w:rsidRPr="006D2467">
          <w:rPr>
            <w:sz w:val="30"/>
            <w:szCs w:val="26"/>
          </w:rPr>
          <w:tab/>
        </w:r>
        <w:proofErr w:type="gramStart"/>
        <w:r w:rsidRPr="006D2467">
          <w:rPr>
            <w:sz w:val="30"/>
            <w:szCs w:val="26"/>
          </w:rPr>
          <w:t>location</w:t>
        </w:r>
        <w:proofErr w:type="gramEnd"/>
        <w:r w:rsidRPr="006D2467">
          <w:rPr>
            <w:sz w:val="30"/>
            <w:szCs w:val="26"/>
          </w:rPr>
          <w:t xml:space="preserve"> varchar(50),</w:t>
        </w:r>
      </w:ins>
    </w:p>
    <w:p w:rsidR="006D2467" w:rsidRPr="006D2467" w:rsidRDefault="006D2467" w:rsidP="006D2467">
      <w:pPr>
        <w:pStyle w:val="NoSpacing"/>
        <w:rPr>
          <w:ins w:id="210" w:author="Mridul Rajbhar" w:date="2022-10-17T13:28:00Z"/>
          <w:sz w:val="30"/>
          <w:szCs w:val="26"/>
        </w:rPr>
      </w:pPr>
      <w:ins w:id="211" w:author="Mridul Rajbhar" w:date="2022-10-17T13:28:00Z">
        <w:r w:rsidRPr="006D2467">
          <w:rPr>
            <w:sz w:val="30"/>
            <w:szCs w:val="26"/>
          </w:rPr>
          <w:tab/>
        </w:r>
        <w:proofErr w:type="gramStart"/>
        <w:r w:rsidRPr="006D2467">
          <w:rPr>
            <w:sz w:val="30"/>
            <w:szCs w:val="26"/>
          </w:rPr>
          <w:t>primary</w:t>
        </w:r>
        <w:proofErr w:type="gramEnd"/>
        <w:r w:rsidRPr="006D2467">
          <w:rPr>
            <w:sz w:val="30"/>
            <w:szCs w:val="26"/>
          </w:rPr>
          <w:t xml:space="preserve"> key(id)</w:t>
        </w:r>
      </w:ins>
    </w:p>
    <w:p w:rsidR="006D2467" w:rsidRPr="006D2467" w:rsidRDefault="006D2467" w:rsidP="006D2467">
      <w:pPr>
        <w:pStyle w:val="NoSpacing"/>
        <w:rPr>
          <w:ins w:id="212" w:author="Mridul Rajbhar" w:date="2022-10-17T13:28:00Z"/>
          <w:sz w:val="30"/>
          <w:szCs w:val="26"/>
        </w:rPr>
      </w:pPr>
      <w:ins w:id="213" w:author="Mridul Rajbhar" w:date="2022-10-17T13:28:00Z">
        <w:r w:rsidRPr="006D2467">
          <w:rPr>
            <w:sz w:val="30"/>
            <w:szCs w:val="26"/>
          </w:rPr>
          <w:t>);</w:t>
        </w:r>
      </w:ins>
    </w:p>
    <w:p w:rsidR="006D2467" w:rsidRDefault="006D2467" w:rsidP="006D2467">
      <w:pPr>
        <w:pStyle w:val="NoSpacing"/>
        <w:rPr>
          <w:ins w:id="214" w:author="Mridul Rajbhar" w:date="2022-10-17T13:28:00Z"/>
          <w:sz w:val="30"/>
          <w:szCs w:val="26"/>
        </w:rPr>
      </w:pPr>
    </w:p>
    <w:p w:rsidR="00640E4A" w:rsidRDefault="00640E4A" w:rsidP="006D2467">
      <w:pPr>
        <w:pStyle w:val="NoSpacing"/>
        <w:rPr>
          <w:ins w:id="215" w:author="Mridul Rajbhar" w:date="2022-10-17T13:28:00Z"/>
          <w:sz w:val="30"/>
          <w:szCs w:val="26"/>
        </w:rPr>
      </w:pPr>
    </w:p>
    <w:p w:rsidR="00640E4A" w:rsidRPr="006D2467" w:rsidRDefault="00640E4A" w:rsidP="006D2467">
      <w:pPr>
        <w:pStyle w:val="NoSpacing"/>
        <w:rPr>
          <w:ins w:id="216" w:author="Mridul Rajbhar" w:date="2022-10-17T13:28:00Z"/>
          <w:sz w:val="30"/>
          <w:szCs w:val="26"/>
        </w:rPr>
      </w:pPr>
      <w:ins w:id="217" w:author="Mridul Rajbhar" w:date="2022-10-17T13:28:00Z">
        <w:r>
          <w:rPr>
            <w:sz w:val="30"/>
            <w:szCs w:val="26"/>
          </w:rPr>
          <w:lastRenderedPageBreak/>
          <w:t>//add the constraint</w:t>
        </w:r>
      </w:ins>
    </w:p>
    <w:p w:rsidR="006D2467" w:rsidRPr="006D2467" w:rsidRDefault="006D2467" w:rsidP="006D2467">
      <w:pPr>
        <w:pStyle w:val="NoSpacing"/>
        <w:rPr>
          <w:ins w:id="218" w:author="Mridul Rajbhar" w:date="2022-10-17T13:28:00Z"/>
          <w:sz w:val="30"/>
          <w:szCs w:val="26"/>
        </w:rPr>
      </w:pPr>
      <w:proofErr w:type="gramStart"/>
      <w:ins w:id="219" w:author="Mridul Rajbhar" w:date="2022-10-17T13:28:00Z">
        <w:r w:rsidRPr="006D2467">
          <w:rPr>
            <w:sz w:val="30"/>
            <w:szCs w:val="26"/>
          </w:rPr>
          <w:t>alter</w:t>
        </w:r>
        <w:proofErr w:type="gramEnd"/>
        <w:r w:rsidRPr="006D2467">
          <w:rPr>
            <w:sz w:val="30"/>
            <w:szCs w:val="26"/>
          </w:rPr>
          <w:t xml:space="preserve"> table </w:t>
        </w:r>
        <w:proofErr w:type="spellStart"/>
        <w:r w:rsidRPr="006D2467">
          <w:rPr>
            <w:sz w:val="30"/>
            <w:szCs w:val="26"/>
          </w:rPr>
          <w:t>dept</w:t>
        </w:r>
        <w:proofErr w:type="spellEnd"/>
      </w:ins>
    </w:p>
    <w:p w:rsidR="006D2467" w:rsidRPr="006D2467" w:rsidRDefault="006D2467" w:rsidP="006D2467">
      <w:pPr>
        <w:pStyle w:val="NoSpacing"/>
        <w:rPr>
          <w:ins w:id="220" w:author="Mridul Rajbhar" w:date="2022-10-17T13:28:00Z"/>
          <w:sz w:val="30"/>
          <w:szCs w:val="26"/>
        </w:rPr>
      </w:pPr>
      <w:proofErr w:type="gramStart"/>
      <w:ins w:id="221" w:author="Mridul Rajbhar" w:date="2022-10-17T13:28:00Z">
        <w:r w:rsidRPr="006D2467">
          <w:rPr>
            <w:sz w:val="30"/>
            <w:szCs w:val="26"/>
          </w:rPr>
          <w:t>add</w:t>
        </w:r>
        <w:proofErr w:type="gramEnd"/>
        <w:r w:rsidRPr="006D2467">
          <w:rPr>
            <w:sz w:val="30"/>
            <w:szCs w:val="26"/>
          </w:rPr>
          <w:t xml:space="preserve"> constraint </w:t>
        </w:r>
        <w:proofErr w:type="spellStart"/>
        <w:r w:rsidRPr="006D2467">
          <w:rPr>
            <w:sz w:val="30"/>
            <w:szCs w:val="26"/>
          </w:rPr>
          <w:t>dname_unique_const</w:t>
        </w:r>
        <w:proofErr w:type="spellEnd"/>
        <w:r w:rsidRPr="006D2467">
          <w:rPr>
            <w:sz w:val="30"/>
            <w:szCs w:val="26"/>
          </w:rPr>
          <w:t xml:space="preserve"> UNIQUE(</w:t>
        </w:r>
        <w:proofErr w:type="spellStart"/>
        <w:r w:rsidRPr="006D2467">
          <w:rPr>
            <w:sz w:val="30"/>
            <w:szCs w:val="26"/>
          </w:rPr>
          <w:t>dname</w:t>
        </w:r>
        <w:proofErr w:type="spellEnd"/>
        <w:r w:rsidRPr="006D2467">
          <w:rPr>
            <w:sz w:val="30"/>
            <w:szCs w:val="26"/>
          </w:rPr>
          <w:t>);</w:t>
        </w:r>
      </w:ins>
    </w:p>
    <w:p w:rsidR="006D2467" w:rsidRDefault="006D2467" w:rsidP="006D2467">
      <w:pPr>
        <w:pStyle w:val="NoSpacing"/>
        <w:rPr>
          <w:ins w:id="222" w:author="Mridul Rajbhar" w:date="2022-10-17T13:28:00Z"/>
          <w:sz w:val="30"/>
          <w:szCs w:val="26"/>
        </w:rPr>
      </w:pPr>
    </w:p>
    <w:p w:rsidR="00640E4A" w:rsidRPr="006D2467" w:rsidRDefault="00640E4A" w:rsidP="006D2467">
      <w:pPr>
        <w:pStyle w:val="NoSpacing"/>
        <w:rPr>
          <w:ins w:id="223" w:author="Mridul Rajbhar" w:date="2022-10-17T13:28:00Z"/>
          <w:sz w:val="30"/>
          <w:szCs w:val="26"/>
        </w:rPr>
      </w:pPr>
      <w:ins w:id="224" w:author="Mridul Rajbhar" w:date="2022-10-17T13:28:00Z">
        <w:r>
          <w:rPr>
            <w:sz w:val="30"/>
            <w:szCs w:val="26"/>
          </w:rPr>
          <w:t>//drop the constraint</w:t>
        </w:r>
      </w:ins>
    </w:p>
    <w:p w:rsidR="006D2467" w:rsidRPr="006D2467" w:rsidRDefault="006D2467" w:rsidP="006D2467">
      <w:pPr>
        <w:pStyle w:val="NoSpacing"/>
        <w:rPr>
          <w:ins w:id="225" w:author="Mridul Rajbhar" w:date="2022-10-17T13:28:00Z"/>
          <w:sz w:val="30"/>
          <w:szCs w:val="26"/>
        </w:rPr>
      </w:pPr>
      <w:proofErr w:type="gramStart"/>
      <w:ins w:id="226" w:author="Mridul Rajbhar" w:date="2022-10-17T13:28:00Z">
        <w:r w:rsidRPr="006D2467">
          <w:rPr>
            <w:sz w:val="30"/>
            <w:szCs w:val="26"/>
          </w:rPr>
          <w:t>alter</w:t>
        </w:r>
        <w:proofErr w:type="gramEnd"/>
        <w:r w:rsidRPr="006D2467">
          <w:rPr>
            <w:sz w:val="30"/>
            <w:szCs w:val="26"/>
          </w:rPr>
          <w:t xml:space="preserve"> TABLE </w:t>
        </w:r>
        <w:proofErr w:type="spellStart"/>
        <w:r w:rsidRPr="006D2467">
          <w:rPr>
            <w:sz w:val="30"/>
            <w:szCs w:val="26"/>
          </w:rPr>
          <w:t>dept</w:t>
        </w:r>
        <w:proofErr w:type="spellEnd"/>
      </w:ins>
    </w:p>
    <w:p w:rsidR="006D2467" w:rsidRDefault="006D2467">
      <w:pPr>
        <w:pStyle w:val="NoSpacing"/>
        <w:rPr>
          <w:ins w:id="227" w:author="Mridul Rajbhar" w:date="2022-10-17T15:32:00Z"/>
          <w:sz w:val="30"/>
          <w:szCs w:val="26"/>
        </w:rPr>
        <w:pPrChange w:id="228" w:author="Mridul Rajbhar" w:date="2022-10-17T11:38:00Z">
          <w:pPr>
            <w:pStyle w:val="NoSpacing"/>
            <w:ind w:left="360"/>
            <w:jc w:val="center"/>
          </w:pPr>
        </w:pPrChange>
      </w:pPr>
      <w:proofErr w:type="gramStart"/>
      <w:ins w:id="229" w:author="Mridul Rajbhar" w:date="2022-10-17T13:28:00Z">
        <w:r w:rsidRPr="006D2467">
          <w:rPr>
            <w:sz w:val="30"/>
            <w:szCs w:val="26"/>
          </w:rPr>
          <w:t>drop</w:t>
        </w:r>
        <w:proofErr w:type="gramEnd"/>
        <w:r w:rsidRPr="006D2467">
          <w:rPr>
            <w:sz w:val="30"/>
            <w:szCs w:val="26"/>
          </w:rPr>
          <w:t xml:space="preserve"> constraint </w:t>
        </w:r>
        <w:proofErr w:type="spellStart"/>
        <w:r w:rsidRPr="006D2467">
          <w:rPr>
            <w:sz w:val="30"/>
            <w:szCs w:val="26"/>
          </w:rPr>
          <w:t>dname_unique_const</w:t>
        </w:r>
        <w:proofErr w:type="spellEnd"/>
        <w:r w:rsidRPr="006D2467">
          <w:rPr>
            <w:sz w:val="30"/>
            <w:szCs w:val="26"/>
          </w:rPr>
          <w:t>;</w:t>
        </w:r>
      </w:ins>
    </w:p>
    <w:p w:rsidR="004E7A0D" w:rsidRDefault="004E7A0D">
      <w:pPr>
        <w:pStyle w:val="NoSpacing"/>
        <w:rPr>
          <w:ins w:id="230" w:author="Mridul Rajbhar" w:date="2022-10-17T15:32:00Z"/>
          <w:sz w:val="30"/>
          <w:szCs w:val="26"/>
        </w:rPr>
        <w:pPrChange w:id="231" w:author="Mridul Rajbhar" w:date="2022-10-17T11:38:00Z">
          <w:pPr>
            <w:pStyle w:val="NoSpacing"/>
            <w:ind w:left="360"/>
            <w:jc w:val="center"/>
          </w:pPr>
        </w:pPrChange>
      </w:pPr>
    </w:p>
    <w:p w:rsidR="004E7A0D" w:rsidRDefault="004E7A0D">
      <w:pPr>
        <w:pStyle w:val="NoSpacing"/>
        <w:rPr>
          <w:ins w:id="232" w:author="Mridul Rajbhar" w:date="2022-10-17T15:32:00Z"/>
          <w:sz w:val="30"/>
          <w:szCs w:val="26"/>
        </w:rPr>
        <w:pPrChange w:id="233" w:author="Mridul Rajbhar" w:date="2022-10-17T11:38:00Z">
          <w:pPr>
            <w:pStyle w:val="NoSpacing"/>
            <w:ind w:left="360"/>
            <w:jc w:val="center"/>
          </w:pPr>
        </w:pPrChange>
      </w:pPr>
    </w:p>
    <w:p w:rsidR="004E7A0D" w:rsidRDefault="004E7A0D">
      <w:pPr>
        <w:pStyle w:val="NoSpacing"/>
        <w:rPr>
          <w:ins w:id="234" w:author="Mridul Rajbhar" w:date="2022-10-17T15:32:00Z"/>
          <w:sz w:val="30"/>
          <w:szCs w:val="26"/>
        </w:rPr>
        <w:pPrChange w:id="235" w:author="Mridul Rajbhar" w:date="2022-10-17T11:38:00Z">
          <w:pPr>
            <w:pStyle w:val="NoSpacing"/>
            <w:ind w:left="360"/>
            <w:jc w:val="center"/>
          </w:pPr>
        </w:pPrChange>
      </w:pPr>
      <w:ins w:id="236" w:author="Mridul Rajbhar" w:date="2022-10-17T15:32:00Z">
        <w:r>
          <w:rPr>
            <w:sz w:val="30"/>
            <w:szCs w:val="26"/>
          </w:rPr>
          <w:t xml:space="preserve">//create table department and insert records </w:t>
        </w:r>
      </w:ins>
    </w:p>
    <w:p w:rsidR="004E7A0D" w:rsidRPr="004E7A0D" w:rsidRDefault="004E7A0D" w:rsidP="004E7A0D">
      <w:pPr>
        <w:pStyle w:val="NoSpacing"/>
        <w:rPr>
          <w:ins w:id="237" w:author="Mridul Rajbhar" w:date="2022-10-17T15:33:00Z"/>
          <w:sz w:val="30"/>
          <w:szCs w:val="26"/>
        </w:rPr>
      </w:pPr>
      <w:proofErr w:type="gramStart"/>
      <w:ins w:id="238" w:author="Mridul Rajbhar" w:date="2022-10-17T15:33:00Z">
        <w:r w:rsidRPr="004E7A0D">
          <w:rPr>
            <w:sz w:val="30"/>
            <w:szCs w:val="26"/>
          </w:rPr>
          <w:t>insert</w:t>
        </w:r>
        <w:proofErr w:type="gramEnd"/>
        <w:r w:rsidRPr="004E7A0D">
          <w:rPr>
            <w:sz w:val="30"/>
            <w:szCs w:val="26"/>
          </w:rPr>
          <w:t xml:space="preserve"> </w:t>
        </w:r>
      </w:ins>
    </w:p>
    <w:p w:rsidR="004E7A0D" w:rsidRPr="004E7A0D" w:rsidRDefault="004E7A0D" w:rsidP="004E7A0D">
      <w:pPr>
        <w:pStyle w:val="NoSpacing"/>
        <w:rPr>
          <w:ins w:id="239" w:author="Mridul Rajbhar" w:date="2022-10-17T15:33:00Z"/>
          <w:sz w:val="30"/>
          <w:szCs w:val="26"/>
        </w:rPr>
      </w:pPr>
      <w:proofErr w:type="gramStart"/>
      <w:ins w:id="240" w:author="Mridul Rajbhar" w:date="2022-10-17T15:33:00Z">
        <w:r w:rsidRPr="004E7A0D">
          <w:rPr>
            <w:sz w:val="30"/>
            <w:szCs w:val="26"/>
          </w:rPr>
          <w:t>into</w:t>
        </w:r>
        <w:proofErr w:type="gramEnd"/>
        <w:r w:rsidRPr="004E7A0D">
          <w:rPr>
            <w:sz w:val="30"/>
            <w:szCs w:val="26"/>
          </w:rPr>
          <w:t xml:space="preserve"> </w:t>
        </w:r>
        <w:proofErr w:type="spellStart"/>
        <w:r w:rsidRPr="004E7A0D">
          <w:rPr>
            <w:sz w:val="30"/>
            <w:szCs w:val="26"/>
          </w:rPr>
          <w:t>dept</w:t>
        </w:r>
        <w:proofErr w:type="spellEnd"/>
      </w:ins>
    </w:p>
    <w:p w:rsidR="004E7A0D" w:rsidRPr="004E7A0D" w:rsidRDefault="004E7A0D" w:rsidP="004E7A0D">
      <w:pPr>
        <w:pStyle w:val="NoSpacing"/>
        <w:rPr>
          <w:ins w:id="241" w:author="Mridul Rajbhar" w:date="2022-10-17T15:33:00Z"/>
          <w:sz w:val="30"/>
          <w:szCs w:val="26"/>
        </w:rPr>
      </w:pPr>
      <w:ins w:id="242" w:author="Mridul Rajbhar" w:date="2022-10-17T15:33:00Z">
        <w:r w:rsidRPr="004E7A0D">
          <w:rPr>
            <w:sz w:val="30"/>
            <w:szCs w:val="26"/>
          </w:rPr>
          <w:t xml:space="preserve"> (</w:t>
        </w:r>
        <w:proofErr w:type="gramStart"/>
        <w:r w:rsidRPr="004E7A0D">
          <w:rPr>
            <w:sz w:val="30"/>
            <w:szCs w:val="26"/>
          </w:rPr>
          <w:t>id</w:t>
        </w:r>
        <w:proofErr w:type="gramEnd"/>
        <w:r w:rsidRPr="004E7A0D">
          <w:rPr>
            <w:sz w:val="30"/>
            <w:szCs w:val="26"/>
          </w:rPr>
          <w:t xml:space="preserve">, </w:t>
        </w:r>
        <w:proofErr w:type="spellStart"/>
        <w:r w:rsidRPr="004E7A0D">
          <w:rPr>
            <w:sz w:val="30"/>
            <w:szCs w:val="26"/>
          </w:rPr>
          <w:t>dname</w:t>
        </w:r>
        <w:proofErr w:type="spellEnd"/>
        <w:r w:rsidRPr="004E7A0D">
          <w:rPr>
            <w:sz w:val="30"/>
            <w:szCs w:val="26"/>
          </w:rPr>
          <w:t>, location)</w:t>
        </w:r>
      </w:ins>
    </w:p>
    <w:p w:rsidR="004E7A0D" w:rsidRPr="004E7A0D" w:rsidRDefault="004E7A0D" w:rsidP="004E7A0D">
      <w:pPr>
        <w:pStyle w:val="NoSpacing"/>
        <w:rPr>
          <w:ins w:id="243" w:author="Mridul Rajbhar" w:date="2022-10-17T15:33:00Z"/>
          <w:sz w:val="30"/>
          <w:szCs w:val="26"/>
        </w:rPr>
      </w:pPr>
      <w:ins w:id="244" w:author="Mridul Rajbhar" w:date="2022-10-17T15:33:00Z">
        <w:r w:rsidRPr="004E7A0D">
          <w:rPr>
            <w:sz w:val="30"/>
            <w:szCs w:val="26"/>
          </w:rPr>
          <w:t>VALUES</w:t>
        </w:r>
      </w:ins>
    </w:p>
    <w:p w:rsidR="004E7A0D" w:rsidRPr="004E7A0D" w:rsidRDefault="004E7A0D" w:rsidP="004E7A0D">
      <w:pPr>
        <w:pStyle w:val="NoSpacing"/>
        <w:rPr>
          <w:ins w:id="245" w:author="Mridul Rajbhar" w:date="2022-10-17T15:33:00Z"/>
          <w:sz w:val="30"/>
          <w:szCs w:val="26"/>
        </w:rPr>
      </w:pPr>
      <w:ins w:id="246" w:author="Mridul Rajbhar" w:date="2022-10-17T15:33:00Z">
        <w:r w:rsidRPr="004E7A0D">
          <w:rPr>
            <w:sz w:val="30"/>
            <w:szCs w:val="26"/>
          </w:rPr>
          <w:t xml:space="preserve"> (200, 'Admin', 'India'),</w:t>
        </w:r>
      </w:ins>
    </w:p>
    <w:p w:rsidR="004E7A0D" w:rsidRPr="004E7A0D" w:rsidRDefault="004E7A0D" w:rsidP="004E7A0D">
      <w:pPr>
        <w:pStyle w:val="NoSpacing"/>
        <w:rPr>
          <w:ins w:id="247" w:author="Mridul Rajbhar" w:date="2022-10-17T15:33:00Z"/>
          <w:sz w:val="30"/>
          <w:szCs w:val="26"/>
        </w:rPr>
      </w:pPr>
      <w:ins w:id="248" w:author="Mridul Rajbhar" w:date="2022-10-17T15:33:00Z">
        <w:r w:rsidRPr="004E7A0D">
          <w:rPr>
            <w:sz w:val="30"/>
            <w:szCs w:val="26"/>
          </w:rPr>
          <w:t xml:space="preserve"> (300,'HR','India'),</w:t>
        </w:r>
      </w:ins>
    </w:p>
    <w:p w:rsidR="004E7A0D" w:rsidRPr="004E7A0D" w:rsidRDefault="004E7A0D" w:rsidP="004E7A0D">
      <w:pPr>
        <w:pStyle w:val="NoSpacing"/>
        <w:rPr>
          <w:ins w:id="249" w:author="Mridul Rajbhar" w:date="2022-10-17T15:33:00Z"/>
          <w:sz w:val="30"/>
          <w:szCs w:val="26"/>
        </w:rPr>
      </w:pPr>
      <w:ins w:id="250" w:author="Mridul Rajbhar" w:date="2022-10-17T15:33:00Z">
        <w:r w:rsidRPr="004E7A0D">
          <w:rPr>
            <w:sz w:val="30"/>
            <w:szCs w:val="26"/>
          </w:rPr>
          <w:t xml:space="preserve"> (400, 'DCT', 'USA');</w:t>
        </w:r>
      </w:ins>
    </w:p>
    <w:p w:rsidR="004E7A0D" w:rsidRPr="004E7A0D" w:rsidRDefault="004E7A0D" w:rsidP="004E7A0D">
      <w:pPr>
        <w:pStyle w:val="NoSpacing"/>
        <w:rPr>
          <w:ins w:id="251" w:author="Mridul Rajbhar" w:date="2022-10-17T15:33:00Z"/>
          <w:sz w:val="30"/>
          <w:szCs w:val="26"/>
        </w:rPr>
      </w:pPr>
    </w:p>
    <w:p w:rsidR="004E7A0D" w:rsidRDefault="004E7A0D">
      <w:pPr>
        <w:pStyle w:val="NoSpacing"/>
        <w:rPr>
          <w:ins w:id="252" w:author="Mridul Rajbhar" w:date="2022-10-17T16:06:00Z"/>
          <w:sz w:val="30"/>
          <w:szCs w:val="26"/>
        </w:rPr>
        <w:pPrChange w:id="253" w:author="Mridul Rajbhar" w:date="2022-10-17T11:38:00Z">
          <w:pPr>
            <w:pStyle w:val="NoSpacing"/>
            <w:ind w:left="360"/>
            <w:jc w:val="center"/>
          </w:pPr>
        </w:pPrChange>
      </w:pPr>
      <w:proofErr w:type="gramStart"/>
      <w:ins w:id="254" w:author="Mridul Rajbhar" w:date="2022-10-17T15:33:00Z">
        <w:r w:rsidRPr="004E7A0D">
          <w:rPr>
            <w:sz w:val="30"/>
            <w:szCs w:val="26"/>
          </w:rPr>
          <w:t>select</w:t>
        </w:r>
        <w:proofErr w:type="gramEnd"/>
        <w:r w:rsidRPr="004E7A0D">
          <w:rPr>
            <w:sz w:val="30"/>
            <w:szCs w:val="26"/>
          </w:rPr>
          <w:t xml:space="preserve"> * from </w:t>
        </w:r>
        <w:proofErr w:type="spellStart"/>
        <w:r w:rsidRPr="004E7A0D">
          <w:rPr>
            <w:sz w:val="30"/>
            <w:szCs w:val="26"/>
          </w:rPr>
          <w:t>dept</w:t>
        </w:r>
        <w:proofErr w:type="spellEnd"/>
        <w:r w:rsidRPr="004E7A0D">
          <w:rPr>
            <w:sz w:val="30"/>
            <w:szCs w:val="26"/>
          </w:rPr>
          <w:t>;</w:t>
        </w:r>
      </w:ins>
    </w:p>
    <w:p w:rsidR="00E63082" w:rsidRDefault="00E63082">
      <w:pPr>
        <w:pStyle w:val="NoSpacing"/>
        <w:rPr>
          <w:ins w:id="255" w:author="Mridul Rajbhar" w:date="2022-10-17T16:06:00Z"/>
          <w:sz w:val="30"/>
          <w:szCs w:val="26"/>
        </w:rPr>
        <w:pPrChange w:id="256" w:author="Mridul Rajbhar" w:date="2022-10-17T11:38:00Z">
          <w:pPr>
            <w:pStyle w:val="NoSpacing"/>
            <w:ind w:left="360"/>
            <w:jc w:val="center"/>
          </w:pPr>
        </w:pPrChange>
      </w:pPr>
    </w:p>
    <w:p w:rsidR="00E63082" w:rsidRDefault="00E63082">
      <w:pPr>
        <w:pStyle w:val="NoSpacing"/>
        <w:rPr>
          <w:ins w:id="257" w:author="Mridul Rajbhar" w:date="2022-10-17T16:06:00Z"/>
          <w:sz w:val="30"/>
          <w:szCs w:val="26"/>
        </w:rPr>
        <w:pPrChange w:id="258" w:author="Mridul Rajbhar" w:date="2022-10-17T11:38:00Z">
          <w:pPr>
            <w:pStyle w:val="NoSpacing"/>
            <w:ind w:left="360"/>
            <w:jc w:val="center"/>
          </w:pPr>
        </w:pPrChange>
      </w:pPr>
    </w:p>
    <w:p w:rsidR="00E63082" w:rsidRPr="003C48FB" w:rsidRDefault="00E63082" w:rsidP="00E63082">
      <w:pPr>
        <w:pStyle w:val="NoSpacing"/>
        <w:rPr>
          <w:ins w:id="259" w:author="Mridul Rajbhar" w:date="2022-10-17T16:06:00Z"/>
          <w:b/>
          <w:sz w:val="30"/>
          <w:szCs w:val="26"/>
          <w:rPrChange w:id="260" w:author="Mridul Rajbhar" w:date="2022-10-17T16:06:00Z">
            <w:rPr>
              <w:ins w:id="261" w:author="Mridul Rajbhar" w:date="2022-10-17T16:06:00Z"/>
              <w:sz w:val="30"/>
              <w:szCs w:val="26"/>
            </w:rPr>
          </w:rPrChange>
        </w:rPr>
      </w:pPr>
      <w:ins w:id="262" w:author="Mridul Rajbhar" w:date="2022-10-17T16:06:00Z">
        <w:r w:rsidRPr="003C48FB">
          <w:rPr>
            <w:b/>
            <w:sz w:val="30"/>
            <w:szCs w:val="26"/>
            <w:rPrChange w:id="263" w:author="Mridul Rajbhar" w:date="2022-10-17T16:06:00Z">
              <w:rPr>
                <w:sz w:val="30"/>
                <w:szCs w:val="26"/>
              </w:rPr>
            </w:rPrChange>
          </w:rPr>
          <w:t xml:space="preserve">-- </w:t>
        </w:r>
        <w:proofErr w:type="gramStart"/>
        <w:r w:rsidRPr="003C48FB">
          <w:rPr>
            <w:b/>
            <w:sz w:val="30"/>
            <w:szCs w:val="26"/>
            <w:rPrChange w:id="264" w:author="Mridul Rajbhar" w:date="2022-10-17T16:06:00Z">
              <w:rPr>
                <w:sz w:val="30"/>
                <w:szCs w:val="26"/>
              </w:rPr>
            </w:rPrChange>
          </w:rPr>
          <w:t>left</w:t>
        </w:r>
        <w:proofErr w:type="gramEnd"/>
        <w:r w:rsidRPr="003C48FB">
          <w:rPr>
            <w:b/>
            <w:sz w:val="30"/>
            <w:szCs w:val="26"/>
            <w:rPrChange w:id="265" w:author="Mridul Rajbhar" w:date="2022-10-17T16:06:00Z">
              <w:rPr>
                <w:sz w:val="30"/>
                <w:szCs w:val="26"/>
              </w:rPr>
            </w:rPrChange>
          </w:rPr>
          <w:t xml:space="preserve"> join --</w:t>
        </w:r>
      </w:ins>
    </w:p>
    <w:p w:rsidR="00E63082" w:rsidRPr="003C48FB" w:rsidRDefault="00E63082" w:rsidP="00E63082">
      <w:pPr>
        <w:pStyle w:val="NoSpacing"/>
        <w:rPr>
          <w:ins w:id="266" w:author="Mridul Rajbhar" w:date="2022-10-17T16:06:00Z"/>
          <w:b/>
          <w:sz w:val="30"/>
          <w:szCs w:val="26"/>
          <w:rPrChange w:id="267" w:author="Mridul Rajbhar" w:date="2022-10-17T16:06:00Z">
            <w:rPr>
              <w:ins w:id="268" w:author="Mridul Rajbhar" w:date="2022-10-17T16:06:00Z"/>
              <w:sz w:val="30"/>
              <w:szCs w:val="26"/>
            </w:rPr>
          </w:rPrChange>
        </w:rPr>
      </w:pPr>
      <w:ins w:id="269" w:author="Mridul Rajbhar" w:date="2022-10-17T16:06:00Z">
        <w:r w:rsidRPr="003C48FB">
          <w:rPr>
            <w:b/>
            <w:sz w:val="30"/>
            <w:szCs w:val="26"/>
            <w:rPrChange w:id="270" w:author="Mridul Rajbhar" w:date="2022-10-17T16:06:00Z">
              <w:rPr>
                <w:sz w:val="30"/>
                <w:szCs w:val="26"/>
              </w:rPr>
            </w:rPrChange>
          </w:rPr>
          <w:t xml:space="preserve">-- </w:t>
        </w:r>
        <w:proofErr w:type="gramStart"/>
        <w:r w:rsidRPr="003C48FB">
          <w:rPr>
            <w:b/>
            <w:sz w:val="30"/>
            <w:szCs w:val="26"/>
            <w:rPrChange w:id="271" w:author="Mridul Rajbhar" w:date="2022-10-17T16:06:00Z">
              <w:rPr>
                <w:sz w:val="30"/>
                <w:szCs w:val="26"/>
              </w:rPr>
            </w:rPrChange>
          </w:rPr>
          <w:t>display</w:t>
        </w:r>
        <w:proofErr w:type="gramEnd"/>
        <w:r w:rsidRPr="003C48FB">
          <w:rPr>
            <w:b/>
            <w:sz w:val="30"/>
            <w:szCs w:val="26"/>
            <w:rPrChange w:id="272" w:author="Mridul Rajbhar" w:date="2022-10-17T16:06:00Z">
              <w:rPr>
                <w:sz w:val="30"/>
                <w:szCs w:val="26"/>
              </w:rPr>
            </w:rPrChange>
          </w:rPr>
          <w:t xml:space="preserve"> all the employees which are assigned and not assigned with department --</w:t>
        </w:r>
      </w:ins>
    </w:p>
    <w:p w:rsidR="00E63082" w:rsidRPr="00E63082" w:rsidRDefault="00E63082" w:rsidP="00E63082">
      <w:pPr>
        <w:pStyle w:val="NoSpacing"/>
        <w:rPr>
          <w:ins w:id="273" w:author="Mridul Rajbhar" w:date="2022-10-17T16:06:00Z"/>
          <w:sz w:val="30"/>
          <w:szCs w:val="26"/>
        </w:rPr>
      </w:pPr>
    </w:p>
    <w:p w:rsidR="00E63082" w:rsidRPr="00E63082" w:rsidRDefault="00E63082" w:rsidP="00E63082">
      <w:pPr>
        <w:pStyle w:val="NoSpacing"/>
        <w:rPr>
          <w:ins w:id="274" w:author="Mridul Rajbhar" w:date="2022-10-17T16:06:00Z"/>
          <w:sz w:val="30"/>
          <w:szCs w:val="26"/>
        </w:rPr>
      </w:pPr>
      <w:proofErr w:type="gramStart"/>
      <w:ins w:id="275" w:author="Mridul Rajbhar" w:date="2022-10-17T16:06:00Z">
        <w:r w:rsidRPr="00E63082">
          <w:rPr>
            <w:sz w:val="30"/>
            <w:szCs w:val="26"/>
          </w:rPr>
          <w:t>select  t1.id</w:t>
        </w:r>
        <w:proofErr w:type="gramEnd"/>
        <w:r w:rsidRPr="00E63082">
          <w:rPr>
            <w:sz w:val="30"/>
            <w:szCs w:val="26"/>
          </w:rPr>
          <w:t>, t1.first_name, t1.dept_id, t2.dname</w:t>
        </w:r>
      </w:ins>
    </w:p>
    <w:p w:rsidR="00E63082" w:rsidRPr="00E63082" w:rsidRDefault="00E63082" w:rsidP="00E63082">
      <w:pPr>
        <w:pStyle w:val="NoSpacing"/>
        <w:rPr>
          <w:ins w:id="276" w:author="Mridul Rajbhar" w:date="2022-10-17T16:06:00Z"/>
          <w:sz w:val="30"/>
          <w:szCs w:val="26"/>
        </w:rPr>
      </w:pPr>
      <w:proofErr w:type="gramStart"/>
      <w:ins w:id="277" w:author="Mridul Rajbhar" w:date="2022-10-17T16:06:00Z">
        <w:r w:rsidRPr="00E63082">
          <w:rPr>
            <w:sz w:val="30"/>
            <w:szCs w:val="26"/>
          </w:rPr>
          <w:t>from</w:t>
        </w:r>
        <w:proofErr w:type="gramEnd"/>
        <w:r w:rsidRPr="00E63082">
          <w:rPr>
            <w:sz w:val="30"/>
            <w:szCs w:val="26"/>
          </w:rPr>
          <w:t xml:space="preserve"> employees as t1</w:t>
        </w:r>
      </w:ins>
    </w:p>
    <w:p w:rsidR="00E63082" w:rsidRPr="00E63082" w:rsidRDefault="00E63082" w:rsidP="00E63082">
      <w:pPr>
        <w:pStyle w:val="NoSpacing"/>
        <w:rPr>
          <w:ins w:id="278" w:author="Mridul Rajbhar" w:date="2022-10-17T16:06:00Z"/>
          <w:sz w:val="30"/>
          <w:szCs w:val="26"/>
        </w:rPr>
      </w:pPr>
      <w:proofErr w:type="gramStart"/>
      <w:ins w:id="279" w:author="Mridul Rajbhar" w:date="2022-10-17T16:06:00Z">
        <w:r w:rsidRPr="00E63082">
          <w:rPr>
            <w:sz w:val="30"/>
            <w:szCs w:val="26"/>
          </w:rPr>
          <w:t>left</w:t>
        </w:r>
        <w:proofErr w:type="gramEnd"/>
        <w:r w:rsidRPr="00E63082">
          <w:rPr>
            <w:sz w:val="30"/>
            <w:szCs w:val="26"/>
          </w:rPr>
          <w:t xml:space="preserve"> join </w:t>
        </w:r>
        <w:proofErr w:type="spellStart"/>
        <w:r w:rsidRPr="00E63082">
          <w:rPr>
            <w:sz w:val="30"/>
            <w:szCs w:val="26"/>
          </w:rPr>
          <w:t>dept</w:t>
        </w:r>
        <w:proofErr w:type="spellEnd"/>
        <w:r w:rsidRPr="00E63082">
          <w:rPr>
            <w:sz w:val="30"/>
            <w:szCs w:val="26"/>
          </w:rPr>
          <w:t xml:space="preserve"> as t2</w:t>
        </w:r>
      </w:ins>
    </w:p>
    <w:p w:rsidR="00E63082" w:rsidRDefault="00E63082">
      <w:pPr>
        <w:pStyle w:val="NoSpacing"/>
        <w:rPr>
          <w:ins w:id="280" w:author="Mridul Rajbhar" w:date="2022-10-17T16:21:00Z"/>
          <w:sz w:val="30"/>
          <w:szCs w:val="26"/>
        </w:rPr>
        <w:pPrChange w:id="281" w:author="Mridul Rajbhar" w:date="2022-10-17T11:38:00Z">
          <w:pPr>
            <w:pStyle w:val="NoSpacing"/>
            <w:ind w:left="360"/>
            <w:jc w:val="center"/>
          </w:pPr>
        </w:pPrChange>
      </w:pPr>
      <w:proofErr w:type="gramStart"/>
      <w:ins w:id="282" w:author="Mridul Rajbhar" w:date="2022-10-17T16:06:00Z">
        <w:r w:rsidRPr="00E63082">
          <w:rPr>
            <w:sz w:val="30"/>
            <w:szCs w:val="26"/>
          </w:rPr>
          <w:t>on</w:t>
        </w:r>
        <w:proofErr w:type="gramEnd"/>
        <w:r w:rsidRPr="00E63082">
          <w:rPr>
            <w:sz w:val="30"/>
            <w:szCs w:val="26"/>
          </w:rPr>
          <w:t xml:space="preserve"> t1.dept_id = t2.id;</w:t>
        </w:r>
      </w:ins>
    </w:p>
    <w:p w:rsidR="00736F8D" w:rsidRDefault="00736F8D">
      <w:pPr>
        <w:pStyle w:val="NoSpacing"/>
        <w:rPr>
          <w:ins w:id="283" w:author="Mridul Rajbhar" w:date="2022-10-17T16:21:00Z"/>
          <w:sz w:val="30"/>
          <w:szCs w:val="26"/>
        </w:rPr>
        <w:pPrChange w:id="284" w:author="Mridul Rajbhar" w:date="2022-10-17T11:38:00Z">
          <w:pPr>
            <w:pStyle w:val="NoSpacing"/>
            <w:ind w:left="360"/>
            <w:jc w:val="center"/>
          </w:pPr>
        </w:pPrChange>
      </w:pPr>
    </w:p>
    <w:p w:rsidR="00736F8D" w:rsidRDefault="00736F8D">
      <w:pPr>
        <w:pStyle w:val="NoSpacing"/>
        <w:rPr>
          <w:ins w:id="285" w:author="Mridul Rajbhar" w:date="2022-10-17T16:21:00Z"/>
          <w:sz w:val="30"/>
          <w:szCs w:val="26"/>
        </w:rPr>
        <w:pPrChange w:id="286" w:author="Mridul Rajbhar" w:date="2022-10-17T11:38:00Z">
          <w:pPr>
            <w:pStyle w:val="NoSpacing"/>
            <w:ind w:left="360"/>
            <w:jc w:val="center"/>
          </w:pPr>
        </w:pPrChange>
      </w:pPr>
    </w:p>
    <w:p w:rsidR="00736F8D" w:rsidRDefault="00736F8D">
      <w:pPr>
        <w:pStyle w:val="NoSpacing"/>
        <w:rPr>
          <w:ins w:id="287" w:author="Mridul Rajbhar" w:date="2022-10-17T16:32:00Z"/>
          <w:sz w:val="30"/>
          <w:szCs w:val="26"/>
        </w:rPr>
        <w:pPrChange w:id="288" w:author="Mridul Rajbhar" w:date="2022-10-17T11:38:00Z">
          <w:pPr>
            <w:pStyle w:val="NoSpacing"/>
            <w:ind w:left="360"/>
            <w:jc w:val="center"/>
          </w:pPr>
        </w:pPrChange>
      </w:pPr>
      <w:ins w:id="289" w:author="Mridul Rajbhar" w:date="2022-10-17T16:21:00Z">
        <w:r>
          <w:rPr>
            <w:sz w:val="30"/>
            <w:szCs w:val="26"/>
          </w:rPr>
          <w:t>To display all departments with employees and without employees</w:t>
        </w:r>
      </w:ins>
    </w:p>
    <w:p w:rsidR="00F07FF9" w:rsidRDefault="00F07FF9">
      <w:pPr>
        <w:pStyle w:val="NoSpacing"/>
        <w:rPr>
          <w:ins w:id="290" w:author="Mridul Rajbhar" w:date="2022-10-17T16:32:00Z"/>
          <w:sz w:val="30"/>
          <w:szCs w:val="26"/>
        </w:rPr>
        <w:pPrChange w:id="291" w:author="Mridul Rajbhar" w:date="2022-10-17T11:38:00Z">
          <w:pPr>
            <w:pStyle w:val="NoSpacing"/>
            <w:ind w:left="360"/>
            <w:jc w:val="center"/>
          </w:pPr>
        </w:pPrChange>
      </w:pPr>
    </w:p>
    <w:p w:rsidR="00F07FF9" w:rsidRPr="00F07FF9" w:rsidRDefault="00F07FF9" w:rsidP="00F07FF9">
      <w:pPr>
        <w:pStyle w:val="NoSpacing"/>
        <w:rPr>
          <w:ins w:id="292" w:author="Mridul Rajbhar" w:date="2022-10-17T16:35:00Z"/>
          <w:sz w:val="30"/>
          <w:szCs w:val="26"/>
        </w:rPr>
      </w:pPr>
      <w:proofErr w:type="gramStart"/>
      <w:ins w:id="293" w:author="Mridul Rajbhar" w:date="2022-10-17T16:35:00Z">
        <w:r w:rsidRPr="00F07FF9">
          <w:rPr>
            <w:sz w:val="30"/>
            <w:szCs w:val="26"/>
          </w:rPr>
          <w:t>select</w:t>
        </w:r>
        <w:proofErr w:type="gramEnd"/>
        <w:r w:rsidRPr="00F07FF9">
          <w:rPr>
            <w:sz w:val="30"/>
            <w:szCs w:val="26"/>
          </w:rPr>
          <w:t xml:space="preserve"> t1.id, t1.first_name || ' ' || t1.last_name, t2.id, t2.dname from</w:t>
        </w:r>
      </w:ins>
    </w:p>
    <w:p w:rsidR="00F07FF9" w:rsidRPr="00F07FF9" w:rsidRDefault="00F07FF9" w:rsidP="00F07FF9">
      <w:pPr>
        <w:pStyle w:val="NoSpacing"/>
        <w:rPr>
          <w:ins w:id="294" w:author="Mridul Rajbhar" w:date="2022-10-17T16:35:00Z"/>
          <w:sz w:val="30"/>
          <w:szCs w:val="26"/>
        </w:rPr>
      </w:pPr>
      <w:proofErr w:type="gramStart"/>
      <w:ins w:id="295" w:author="Mridul Rajbhar" w:date="2022-10-17T16:35:00Z">
        <w:r w:rsidRPr="00F07FF9">
          <w:rPr>
            <w:sz w:val="30"/>
            <w:szCs w:val="26"/>
          </w:rPr>
          <w:t>employees</w:t>
        </w:r>
        <w:proofErr w:type="gramEnd"/>
        <w:r w:rsidRPr="00F07FF9">
          <w:rPr>
            <w:sz w:val="30"/>
            <w:szCs w:val="26"/>
          </w:rPr>
          <w:t xml:space="preserve"> as t1</w:t>
        </w:r>
      </w:ins>
    </w:p>
    <w:p w:rsidR="00F07FF9" w:rsidRPr="00F07FF9" w:rsidRDefault="00F07FF9" w:rsidP="00F07FF9">
      <w:pPr>
        <w:pStyle w:val="NoSpacing"/>
        <w:rPr>
          <w:ins w:id="296" w:author="Mridul Rajbhar" w:date="2022-10-17T16:35:00Z"/>
          <w:sz w:val="30"/>
          <w:szCs w:val="26"/>
        </w:rPr>
      </w:pPr>
      <w:proofErr w:type="gramStart"/>
      <w:ins w:id="297" w:author="Mridul Rajbhar" w:date="2022-10-17T16:35:00Z">
        <w:r w:rsidRPr="00F07FF9">
          <w:rPr>
            <w:sz w:val="30"/>
            <w:szCs w:val="26"/>
          </w:rPr>
          <w:lastRenderedPageBreak/>
          <w:t>right</w:t>
        </w:r>
        <w:proofErr w:type="gramEnd"/>
        <w:r w:rsidRPr="00F07FF9">
          <w:rPr>
            <w:sz w:val="30"/>
            <w:szCs w:val="26"/>
          </w:rPr>
          <w:t xml:space="preserve"> outer join </w:t>
        </w:r>
        <w:proofErr w:type="spellStart"/>
        <w:r w:rsidRPr="00F07FF9">
          <w:rPr>
            <w:sz w:val="30"/>
            <w:szCs w:val="26"/>
          </w:rPr>
          <w:t>dept</w:t>
        </w:r>
        <w:proofErr w:type="spellEnd"/>
        <w:r w:rsidRPr="00F07FF9">
          <w:rPr>
            <w:sz w:val="30"/>
            <w:szCs w:val="26"/>
          </w:rPr>
          <w:t xml:space="preserve"> as t2</w:t>
        </w:r>
      </w:ins>
    </w:p>
    <w:p w:rsidR="00F07FF9" w:rsidRDefault="00F07FF9">
      <w:pPr>
        <w:pStyle w:val="NoSpacing"/>
        <w:rPr>
          <w:ins w:id="298" w:author="Mridul Rajbhar" w:date="2022-10-17T16:35:00Z"/>
          <w:sz w:val="30"/>
          <w:szCs w:val="26"/>
        </w:rPr>
        <w:pPrChange w:id="299" w:author="Mridul Rajbhar" w:date="2022-10-17T11:38:00Z">
          <w:pPr>
            <w:pStyle w:val="NoSpacing"/>
            <w:ind w:left="360"/>
            <w:jc w:val="center"/>
          </w:pPr>
        </w:pPrChange>
      </w:pPr>
      <w:proofErr w:type="gramStart"/>
      <w:ins w:id="300" w:author="Mridul Rajbhar" w:date="2022-10-17T16:35:00Z">
        <w:r w:rsidRPr="00F07FF9">
          <w:rPr>
            <w:sz w:val="30"/>
            <w:szCs w:val="26"/>
          </w:rPr>
          <w:t>on</w:t>
        </w:r>
        <w:proofErr w:type="gramEnd"/>
        <w:r w:rsidRPr="00F07FF9">
          <w:rPr>
            <w:sz w:val="30"/>
            <w:szCs w:val="26"/>
          </w:rPr>
          <w:t xml:space="preserve"> t1.dept_id = t2.id;</w:t>
        </w:r>
      </w:ins>
    </w:p>
    <w:p w:rsidR="00F07FF9" w:rsidRDefault="00F07FF9">
      <w:pPr>
        <w:pStyle w:val="NoSpacing"/>
        <w:rPr>
          <w:ins w:id="301" w:author="Mridul Rajbhar" w:date="2022-10-17T16:34:00Z"/>
          <w:sz w:val="30"/>
          <w:szCs w:val="26"/>
        </w:rPr>
        <w:pPrChange w:id="302" w:author="Mridul Rajbhar" w:date="2022-10-17T11:38:00Z">
          <w:pPr>
            <w:pStyle w:val="NoSpacing"/>
            <w:ind w:left="360"/>
            <w:jc w:val="center"/>
          </w:pPr>
        </w:pPrChange>
      </w:pPr>
    </w:p>
    <w:p w:rsidR="00F07FF9" w:rsidRDefault="00F07FF9">
      <w:pPr>
        <w:pStyle w:val="NoSpacing"/>
        <w:rPr>
          <w:ins w:id="303" w:author="Mridul Rajbhar" w:date="2022-10-17T16:34:00Z"/>
          <w:rFonts w:ascii="Segoe UI" w:hAnsi="Segoe UI" w:cs="Segoe UI"/>
          <w:color w:val="FFFFFF"/>
          <w:sz w:val="21"/>
          <w:szCs w:val="21"/>
          <w:shd w:val="clear" w:color="auto" w:fill="292929"/>
        </w:rPr>
        <w:pPrChange w:id="304" w:author="Mridul Rajbhar" w:date="2022-10-17T11:38:00Z">
          <w:pPr>
            <w:pStyle w:val="NoSpacing"/>
            <w:ind w:left="360"/>
            <w:jc w:val="center"/>
          </w:pPr>
        </w:pPrChange>
      </w:pPr>
      <w:ins w:id="305" w:author="Mridul Rajbhar" w:date="2022-10-17T16:34:00Z">
        <w:r>
          <w:rPr>
            <w:rFonts w:ascii="Segoe UI" w:hAnsi="Segoe UI" w:cs="Segoe UI"/>
            <w:color w:val="FFFFFF"/>
            <w:sz w:val="21"/>
            <w:szCs w:val="21"/>
            <w:shd w:val="clear" w:color="auto" w:fill="292929"/>
          </w:rPr>
          <w:t xml:space="preserve">Query - Display all employees with no department assigned yet as well as all </w:t>
        </w:r>
        <w:proofErr w:type="spellStart"/>
        <w:r>
          <w:rPr>
            <w:rFonts w:ascii="Segoe UI" w:hAnsi="Segoe UI" w:cs="Segoe UI"/>
            <w:color w:val="FFFFFF"/>
            <w:sz w:val="21"/>
            <w:szCs w:val="21"/>
            <w:shd w:val="clear" w:color="auto" w:fill="292929"/>
          </w:rPr>
          <w:t>depts</w:t>
        </w:r>
        <w:proofErr w:type="spellEnd"/>
        <w:r>
          <w:rPr>
            <w:rFonts w:ascii="Segoe UI" w:hAnsi="Segoe UI" w:cs="Segoe UI"/>
            <w:color w:val="FFFFFF"/>
            <w:sz w:val="21"/>
            <w:szCs w:val="21"/>
            <w:shd w:val="clear" w:color="auto" w:fill="292929"/>
          </w:rPr>
          <w:t xml:space="preserve"> with no employees</w:t>
        </w:r>
      </w:ins>
    </w:p>
    <w:p w:rsidR="00F07FF9" w:rsidRDefault="00F07FF9">
      <w:pPr>
        <w:pStyle w:val="NoSpacing"/>
        <w:rPr>
          <w:ins w:id="306" w:author="Mridul Rajbhar" w:date="2022-10-17T16:34:00Z"/>
          <w:rFonts w:ascii="Segoe UI" w:hAnsi="Segoe UI" w:cs="Segoe UI"/>
          <w:color w:val="FFFFFF"/>
          <w:sz w:val="21"/>
          <w:szCs w:val="21"/>
          <w:shd w:val="clear" w:color="auto" w:fill="292929"/>
        </w:rPr>
        <w:pPrChange w:id="307" w:author="Mridul Rajbhar" w:date="2022-10-17T11:38:00Z">
          <w:pPr>
            <w:pStyle w:val="NoSpacing"/>
            <w:ind w:left="360"/>
            <w:jc w:val="center"/>
          </w:pPr>
        </w:pPrChange>
      </w:pPr>
    </w:p>
    <w:p w:rsidR="003F6F5D" w:rsidRPr="003F6F5D" w:rsidRDefault="003F6F5D" w:rsidP="003F6F5D">
      <w:pPr>
        <w:pStyle w:val="NoSpacing"/>
        <w:rPr>
          <w:ins w:id="308" w:author="Mridul Rajbhar" w:date="2022-10-17T16:39:00Z"/>
          <w:sz w:val="30"/>
          <w:szCs w:val="26"/>
        </w:rPr>
      </w:pPr>
      <w:proofErr w:type="gramStart"/>
      <w:ins w:id="309" w:author="Mridul Rajbhar" w:date="2022-10-17T16:39:00Z">
        <w:r w:rsidRPr="003F6F5D">
          <w:rPr>
            <w:sz w:val="30"/>
            <w:szCs w:val="26"/>
          </w:rPr>
          <w:t>select</w:t>
        </w:r>
        <w:proofErr w:type="gramEnd"/>
        <w:r w:rsidRPr="003F6F5D">
          <w:rPr>
            <w:sz w:val="30"/>
            <w:szCs w:val="26"/>
          </w:rPr>
          <w:t xml:space="preserve"> t1.id, t1.first_name || ' ' || t1.last_name, t2.id, t2.dname</w:t>
        </w:r>
      </w:ins>
    </w:p>
    <w:p w:rsidR="003F6F5D" w:rsidRPr="003F6F5D" w:rsidRDefault="003F6F5D" w:rsidP="003F6F5D">
      <w:pPr>
        <w:pStyle w:val="NoSpacing"/>
        <w:rPr>
          <w:ins w:id="310" w:author="Mridul Rajbhar" w:date="2022-10-17T16:39:00Z"/>
          <w:sz w:val="30"/>
          <w:szCs w:val="26"/>
        </w:rPr>
      </w:pPr>
      <w:proofErr w:type="gramStart"/>
      <w:ins w:id="311" w:author="Mridul Rajbhar" w:date="2022-10-17T16:39:00Z">
        <w:r w:rsidRPr="003F6F5D">
          <w:rPr>
            <w:sz w:val="30"/>
            <w:szCs w:val="26"/>
          </w:rPr>
          <w:t>from</w:t>
        </w:r>
        <w:proofErr w:type="gramEnd"/>
        <w:r w:rsidRPr="003F6F5D">
          <w:rPr>
            <w:sz w:val="30"/>
            <w:szCs w:val="26"/>
          </w:rPr>
          <w:t xml:space="preserve"> employees as t1</w:t>
        </w:r>
      </w:ins>
    </w:p>
    <w:p w:rsidR="003F6F5D" w:rsidRPr="003F6F5D" w:rsidRDefault="003F6F5D" w:rsidP="003F6F5D">
      <w:pPr>
        <w:pStyle w:val="NoSpacing"/>
        <w:rPr>
          <w:ins w:id="312" w:author="Mridul Rajbhar" w:date="2022-10-17T16:39:00Z"/>
          <w:sz w:val="30"/>
          <w:szCs w:val="26"/>
        </w:rPr>
      </w:pPr>
      <w:proofErr w:type="gramStart"/>
      <w:ins w:id="313" w:author="Mridul Rajbhar" w:date="2022-10-17T16:39:00Z">
        <w:r w:rsidRPr="003F6F5D">
          <w:rPr>
            <w:sz w:val="30"/>
            <w:szCs w:val="26"/>
          </w:rPr>
          <w:t>full</w:t>
        </w:r>
        <w:proofErr w:type="gramEnd"/>
        <w:r w:rsidRPr="003F6F5D">
          <w:rPr>
            <w:sz w:val="30"/>
            <w:szCs w:val="26"/>
          </w:rPr>
          <w:t xml:space="preserve"> join </w:t>
        </w:r>
        <w:proofErr w:type="spellStart"/>
        <w:r w:rsidRPr="003F6F5D">
          <w:rPr>
            <w:sz w:val="30"/>
            <w:szCs w:val="26"/>
          </w:rPr>
          <w:t>dept</w:t>
        </w:r>
        <w:proofErr w:type="spellEnd"/>
        <w:r w:rsidRPr="003F6F5D">
          <w:rPr>
            <w:sz w:val="30"/>
            <w:szCs w:val="26"/>
          </w:rPr>
          <w:t xml:space="preserve"> as t2</w:t>
        </w:r>
      </w:ins>
    </w:p>
    <w:p w:rsidR="00F07FF9" w:rsidRDefault="003F6F5D">
      <w:pPr>
        <w:pStyle w:val="NoSpacing"/>
        <w:rPr>
          <w:ins w:id="314" w:author="Mridul Rajbhar" w:date="2022-10-17T16:51:00Z"/>
          <w:sz w:val="30"/>
          <w:szCs w:val="26"/>
        </w:rPr>
        <w:pPrChange w:id="315" w:author="Mridul Rajbhar" w:date="2022-10-17T11:38:00Z">
          <w:pPr>
            <w:pStyle w:val="NoSpacing"/>
            <w:ind w:left="360"/>
            <w:jc w:val="center"/>
          </w:pPr>
        </w:pPrChange>
      </w:pPr>
      <w:proofErr w:type="gramStart"/>
      <w:ins w:id="316" w:author="Mridul Rajbhar" w:date="2022-10-17T16:39:00Z">
        <w:r w:rsidRPr="003F6F5D">
          <w:rPr>
            <w:sz w:val="30"/>
            <w:szCs w:val="26"/>
          </w:rPr>
          <w:t>on</w:t>
        </w:r>
        <w:proofErr w:type="gramEnd"/>
        <w:r w:rsidRPr="003F6F5D">
          <w:rPr>
            <w:sz w:val="30"/>
            <w:szCs w:val="26"/>
          </w:rPr>
          <w:t xml:space="preserve"> t1.dept_id = t2.id;</w:t>
        </w:r>
      </w:ins>
    </w:p>
    <w:p w:rsidR="003F6F5D" w:rsidRDefault="003F6F5D">
      <w:pPr>
        <w:pStyle w:val="NoSpacing"/>
        <w:rPr>
          <w:ins w:id="317" w:author="Mridul Rajbhar" w:date="2022-10-17T16:51:00Z"/>
          <w:sz w:val="30"/>
          <w:szCs w:val="26"/>
        </w:rPr>
        <w:pPrChange w:id="318" w:author="Mridul Rajbhar" w:date="2022-10-17T11:38:00Z">
          <w:pPr>
            <w:pStyle w:val="NoSpacing"/>
            <w:ind w:left="360"/>
            <w:jc w:val="center"/>
          </w:pPr>
        </w:pPrChange>
      </w:pPr>
    </w:p>
    <w:p w:rsidR="003F6F5D" w:rsidRDefault="003F6F5D">
      <w:pPr>
        <w:pStyle w:val="NoSpacing"/>
        <w:rPr>
          <w:ins w:id="319" w:author="Mridul Rajbhar" w:date="2022-10-17T16:51:00Z"/>
          <w:sz w:val="30"/>
          <w:szCs w:val="26"/>
        </w:rPr>
        <w:pPrChange w:id="320" w:author="Mridul Rajbhar" w:date="2022-10-17T11:38:00Z">
          <w:pPr>
            <w:pStyle w:val="NoSpacing"/>
            <w:ind w:left="360"/>
            <w:jc w:val="center"/>
          </w:pPr>
        </w:pPrChange>
      </w:pPr>
    </w:p>
    <w:p w:rsidR="003F6F5D" w:rsidRDefault="003F6F5D">
      <w:pPr>
        <w:pStyle w:val="NoSpacing"/>
        <w:rPr>
          <w:ins w:id="321" w:author="Mridul Rajbhar" w:date="2022-10-17T17:49:00Z"/>
          <w:sz w:val="30"/>
          <w:szCs w:val="26"/>
        </w:rPr>
        <w:pPrChange w:id="322" w:author="Mridul Rajbhar" w:date="2022-10-17T11:38:00Z">
          <w:pPr>
            <w:pStyle w:val="NoSpacing"/>
            <w:ind w:left="360"/>
            <w:jc w:val="center"/>
          </w:pPr>
        </w:pPrChange>
      </w:pPr>
      <w:ins w:id="323" w:author="Mridul Rajbhar" w:date="2022-10-17T16:51:00Z">
        <w:r>
          <w:rPr>
            <w:sz w:val="30"/>
            <w:szCs w:val="26"/>
          </w:rPr>
          <w:t>Union</w:t>
        </w:r>
      </w:ins>
      <w:ins w:id="324" w:author="Mridul Rajbhar" w:date="2022-10-17T17:42:00Z">
        <w:r w:rsidR="00E11884">
          <w:rPr>
            <w:sz w:val="30"/>
            <w:szCs w:val="26"/>
          </w:rPr>
          <w:t xml:space="preserve"> </w:t>
        </w:r>
        <w:r w:rsidR="00E11884" w:rsidRPr="00E11884">
          <w:rPr>
            <w:sz w:val="30"/>
            <w:szCs w:val="26"/>
          </w:rPr>
          <w:sym w:font="Wingdings" w:char="F0E0"/>
        </w:r>
        <w:r w:rsidR="00E11884">
          <w:rPr>
            <w:sz w:val="30"/>
            <w:szCs w:val="26"/>
          </w:rPr>
          <w:t xml:space="preserve"> </w:t>
        </w:r>
        <w:r w:rsidR="00FD2C20">
          <w:rPr>
            <w:sz w:val="30"/>
            <w:szCs w:val="26"/>
          </w:rPr>
          <w:t>combine the result sets of the</w:t>
        </w:r>
      </w:ins>
      <w:ins w:id="325" w:author="Mridul Rajbhar" w:date="2022-10-17T17:43:00Z">
        <w:r w:rsidR="003B3C58">
          <w:rPr>
            <w:sz w:val="30"/>
            <w:szCs w:val="26"/>
          </w:rPr>
          <w:t xml:space="preserve"> multiple queries in a single set.</w:t>
        </w:r>
      </w:ins>
    </w:p>
    <w:p w:rsidR="00AA4C7B" w:rsidRDefault="00AA4C7B">
      <w:pPr>
        <w:pStyle w:val="NoSpacing"/>
        <w:rPr>
          <w:ins w:id="326" w:author="Mridul Rajbhar" w:date="2022-10-17T17:49:00Z"/>
          <w:sz w:val="30"/>
          <w:szCs w:val="26"/>
        </w:rPr>
        <w:pPrChange w:id="327" w:author="Mridul Rajbhar" w:date="2022-10-17T11:38:00Z">
          <w:pPr>
            <w:pStyle w:val="NoSpacing"/>
            <w:ind w:left="360"/>
            <w:jc w:val="center"/>
          </w:pPr>
        </w:pPrChange>
      </w:pPr>
    </w:p>
    <w:p w:rsidR="00AA4C7B" w:rsidRDefault="00AA4C7B">
      <w:pPr>
        <w:pStyle w:val="NoSpacing"/>
        <w:rPr>
          <w:ins w:id="328" w:author="Mridul Rajbhar" w:date="2022-10-17T17:49:00Z"/>
          <w:sz w:val="30"/>
          <w:szCs w:val="26"/>
        </w:rPr>
        <w:pPrChange w:id="329" w:author="Mridul Rajbhar" w:date="2022-10-17T11:38:00Z">
          <w:pPr>
            <w:pStyle w:val="NoSpacing"/>
            <w:ind w:left="360"/>
            <w:jc w:val="center"/>
          </w:pPr>
        </w:pPrChange>
      </w:pPr>
    </w:p>
    <w:p w:rsidR="00AA4C7B" w:rsidRDefault="00AA4C7B">
      <w:pPr>
        <w:pStyle w:val="NoSpacing"/>
        <w:jc w:val="center"/>
        <w:rPr>
          <w:ins w:id="330" w:author="Mridul Rajbhar" w:date="2022-10-17T17:50:00Z"/>
          <w:b/>
          <w:sz w:val="30"/>
          <w:szCs w:val="26"/>
        </w:rPr>
        <w:pPrChange w:id="331" w:author="Mridul Rajbhar" w:date="2022-10-17T17:49:00Z">
          <w:pPr>
            <w:pStyle w:val="NoSpacing"/>
            <w:ind w:left="360"/>
            <w:jc w:val="center"/>
          </w:pPr>
        </w:pPrChange>
      </w:pPr>
      <w:ins w:id="332" w:author="Mridul Rajbhar" w:date="2022-10-17T17:49:00Z">
        <w:r w:rsidRPr="00AA4C7B">
          <w:rPr>
            <w:b/>
            <w:sz w:val="30"/>
            <w:szCs w:val="26"/>
            <w:rPrChange w:id="333" w:author="Mridul Rajbhar" w:date="2022-10-17T17:49:00Z">
              <w:rPr>
                <w:sz w:val="30"/>
                <w:szCs w:val="26"/>
              </w:rPr>
            </w:rPrChange>
          </w:rPr>
          <w:t>Advanced SQL</w:t>
        </w:r>
      </w:ins>
    </w:p>
    <w:p w:rsidR="00AA4C7B" w:rsidRDefault="00AA4C7B">
      <w:pPr>
        <w:pStyle w:val="NoSpacing"/>
        <w:rPr>
          <w:ins w:id="334" w:author="Mridul Rajbhar" w:date="2022-10-17T17:51:00Z"/>
          <w:sz w:val="30"/>
          <w:szCs w:val="26"/>
        </w:rPr>
        <w:pPrChange w:id="335" w:author="Mridul Rajbhar" w:date="2022-10-17T17:51:00Z">
          <w:pPr>
            <w:pStyle w:val="NoSpacing"/>
            <w:ind w:left="360"/>
            <w:jc w:val="center"/>
          </w:pPr>
        </w:pPrChange>
      </w:pPr>
    </w:p>
    <w:p w:rsidR="00AA4C7B" w:rsidRDefault="00AA4C7B">
      <w:pPr>
        <w:pStyle w:val="NoSpacing"/>
        <w:rPr>
          <w:ins w:id="336" w:author="Mridul Rajbhar" w:date="2022-10-17T17:51:00Z"/>
          <w:sz w:val="30"/>
          <w:szCs w:val="26"/>
        </w:rPr>
        <w:pPrChange w:id="337" w:author="Mridul Rajbhar" w:date="2022-10-17T17:51:00Z">
          <w:pPr>
            <w:pStyle w:val="NoSpacing"/>
            <w:ind w:left="360"/>
            <w:jc w:val="center"/>
          </w:pPr>
        </w:pPrChange>
      </w:pPr>
      <w:ins w:id="338" w:author="Mridul Rajbhar" w:date="2022-10-17T17:51:00Z">
        <w:r>
          <w:rPr>
            <w:sz w:val="30"/>
            <w:szCs w:val="26"/>
          </w:rPr>
          <w:t>Datatype related to time and date</w:t>
        </w:r>
      </w:ins>
    </w:p>
    <w:p w:rsidR="00AA4C7B" w:rsidRDefault="00AA4C7B">
      <w:pPr>
        <w:pStyle w:val="NoSpacing"/>
        <w:rPr>
          <w:ins w:id="339" w:author="Mridul Rajbhar" w:date="2022-10-17T17:51:00Z"/>
          <w:sz w:val="30"/>
          <w:szCs w:val="26"/>
        </w:rPr>
        <w:pPrChange w:id="340" w:author="Mridul Rajbhar" w:date="2022-10-17T17:51:00Z">
          <w:pPr>
            <w:pStyle w:val="NoSpacing"/>
            <w:ind w:left="360"/>
            <w:jc w:val="center"/>
          </w:pPr>
        </w:pPrChange>
      </w:pPr>
      <w:ins w:id="341" w:author="Mridul Rajbhar" w:date="2022-10-17T17:51:00Z">
        <w:r>
          <w:rPr>
            <w:sz w:val="30"/>
            <w:szCs w:val="26"/>
          </w:rPr>
          <w:t xml:space="preserve">TIME </w:t>
        </w:r>
        <w:r w:rsidRPr="00AA4C7B">
          <w:rPr>
            <w:sz w:val="30"/>
            <w:szCs w:val="26"/>
          </w:rPr>
          <w:sym w:font="Wingdings" w:char="F0E0"/>
        </w:r>
        <w:r>
          <w:rPr>
            <w:sz w:val="30"/>
            <w:szCs w:val="26"/>
          </w:rPr>
          <w:t xml:space="preserve"> store only time</w:t>
        </w:r>
      </w:ins>
    </w:p>
    <w:p w:rsidR="00AA4C7B" w:rsidRDefault="00AA4C7B">
      <w:pPr>
        <w:pStyle w:val="NoSpacing"/>
        <w:rPr>
          <w:ins w:id="342" w:author="Mridul Rajbhar" w:date="2022-10-17T17:51:00Z"/>
          <w:sz w:val="30"/>
          <w:szCs w:val="26"/>
        </w:rPr>
        <w:pPrChange w:id="343" w:author="Mridul Rajbhar" w:date="2022-10-17T17:51:00Z">
          <w:pPr>
            <w:pStyle w:val="NoSpacing"/>
            <w:ind w:left="360"/>
            <w:jc w:val="center"/>
          </w:pPr>
        </w:pPrChange>
      </w:pPr>
      <w:ins w:id="344" w:author="Mridul Rajbhar" w:date="2022-10-17T17:51:00Z">
        <w:r>
          <w:rPr>
            <w:sz w:val="30"/>
            <w:szCs w:val="26"/>
          </w:rPr>
          <w:t xml:space="preserve">DATE </w:t>
        </w:r>
        <w:r w:rsidRPr="00AA4C7B">
          <w:rPr>
            <w:sz w:val="30"/>
            <w:szCs w:val="26"/>
          </w:rPr>
          <w:sym w:font="Wingdings" w:char="F0E0"/>
        </w:r>
        <w:r>
          <w:rPr>
            <w:sz w:val="30"/>
            <w:szCs w:val="26"/>
          </w:rPr>
          <w:t xml:space="preserve"> store only date</w:t>
        </w:r>
      </w:ins>
    </w:p>
    <w:p w:rsidR="00AA4C7B" w:rsidRDefault="00AA4C7B">
      <w:pPr>
        <w:pStyle w:val="NoSpacing"/>
        <w:rPr>
          <w:ins w:id="345" w:author="Mridul Rajbhar" w:date="2022-10-17T17:51:00Z"/>
          <w:sz w:val="30"/>
          <w:szCs w:val="26"/>
        </w:rPr>
        <w:pPrChange w:id="346" w:author="Mridul Rajbhar" w:date="2022-10-17T17:51:00Z">
          <w:pPr>
            <w:pStyle w:val="NoSpacing"/>
            <w:ind w:left="360"/>
            <w:jc w:val="center"/>
          </w:pPr>
        </w:pPrChange>
      </w:pPr>
      <w:ins w:id="347" w:author="Mridul Rajbhar" w:date="2022-10-17T17:51:00Z">
        <w:r>
          <w:rPr>
            <w:sz w:val="30"/>
            <w:szCs w:val="26"/>
          </w:rPr>
          <w:t xml:space="preserve">TIMESTAMP </w:t>
        </w:r>
        <w:r w:rsidRPr="00AA4C7B">
          <w:rPr>
            <w:sz w:val="30"/>
            <w:szCs w:val="26"/>
          </w:rPr>
          <w:sym w:font="Wingdings" w:char="F0E0"/>
        </w:r>
        <w:r>
          <w:rPr>
            <w:sz w:val="30"/>
            <w:szCs w:val="26"/>
          </w:rPr>
          <w:t xml:space="preserve"> store date and time</w:t>
        </w:r>
      </w:ins>
    </w:p>
    <w:p w:rsidR="00AA4C7B" w:rsidRDefault="00AA4C7B">
      <w:pPr>
        <w:pStyle w:val="NoSpacing"/>
        <w:rPr>
          <w:ins w:id="348" w:author="Mridul Rajbhar" w:date="2022-10-17T17:55:00Z"/>
          <w:sz w:val="30"/>
          <w:szCs w:val="26"/>
        </w:rPr>
        <w:pPrChange w:id="349" w:author="Mridul Rajbhar" w:date="2022-10-17T17:51:00Z">
          <w:pPr>
            <w:pStyle w:val="NoSpacing"/>
            <w:ind w:left="360"/>
            <w:jc w:val="center"/>
          </w:pPr>
        </w:pPrChange>
      </w:pPr>
      <w:ins w:id="350" w:author="Mridul Rajbhar" w:date="2022-10-17T17:51:00Z">
        <w:r>
          <w:rPr>
            <w:sz w:val="30"/>
            <w:szCs w:val="26"/>
          </w:rPr>
          <w:t xml:space="preserve">TIMESTAMPZ </w:t>
        </w:r>
        <w:r w:rsidRPr="00AA4C7B">
          <w:rPr>
            <w:sz w:val="30"/>
            <w:szCs w:val="26"/>
          </w:rPr>
          <w:sym w:font="Wingdings" w:char="F0E0"/>
        </w:r>
        <w:r>
          <w:rPr>
            <w:sz w:val="30"/>
            <w:szCs w:val="26"/>
          </w:rPr>
          <w:t xml:space="preserve"> store date, time</w:t>
        </w:r>
      </w:ins>
      <w:ins w:id="351" w:author="Mridul Rajbhar" w:date="2022-10-17T17:52:00Z">
        <w:r>
          <w:rPr>
            <w:sz w:val="30"/>
            <w:szCs w:val="26"/>
          </w:rPr>
          <w:t xml:space="preserve"> and </w:t>
        </w:r>
        <w:proofErr w:type="spellStart"/>
        <w:r>
          <w:rPr>
            <w:sz w:val="30"/>
            <w:szCs w:val="26"/>
          </w:rPr>
          <w:t>timezone</w:t>
        </w:r>
        <w:proofErr w:type="spellEnd"/>
        <w:r>
          <w:rPr>
            <w:sz w:val="30"/>
            <w:szCs w:val="26"/>
          </w:rPr>
          <w:t>.</w:t>
        </w:r>
      </w:ins>
    </w:p>
    <w:p w:rsidR="006D6A71" w:rsidRDefault="006D6A71">
      <w:pPr>
        <w:pStyle w:val="NoSpacing"/>
        <w:rPr>
          <w:ins w:id="352" w:author="Mridul Rajbhar" w:date="2022-10-17T17:55:00Z"/>
          <w:sz w:val="30"/>
          <w:szCs w:val="26"/>
        </w:rPr>
        <w:pPrChange w:id="353" w:author="Mridul Rajbhar" w:date="2022-10-17T17:51:00Z">
          <w:pPr>
            <w:pStyle w:val="NoSpacing"/>
            <w:ind w:left="360"/>
            <w:jc w:val="center"/>
          </w:pPr>
        </w:pPrChange>
      </w:pPr>
    </w:p>
    <w:p w:rsidR="006D6A71" w:rsidRDefault="006D6A71">
      <w:pPr>
        <w:pStyle w:val="NoSpacing"/>
        <w:rPr>
          <w:ins w:id="354" w:author="Mridul Rajbhar" w:date="2022-10-17T18:01:00Z"/>
          <w:sz w:val="30"/>
          <w:szCs w:val="26"/>
        </w:rPr>
        <w:pPrChange w:id="355" w:author="Mridul Rajbhar" w:date="2022-10-17T17:51:00Z">
          <w:pPr>
            <w:pStyle w:val="NoSpacing"/>
            <w:ind w:left="360"/>
            <w:jc w:val="center"/>
          </w:pPr>
        </w:pPrChange>
      </w:pPr>
      <w:ins w:id="356" w:author="Mridul Rajbhar" w:date="2022-10-17T17:55:00Z">
        <w:r>
          <w:rPr>
            <w:sz w:val="30"/>
            <w:szCs w:val="26"/>
          </w:rPr>
          <w:t>We can remove the historical information but cannot add.</w:t>
        </w:r>
      </w:ins>
    </w:p>
    <w:p w:rsidR="005F051E" w:rsidRDefault="005F051E">
      <w:pPr>
        <w:pStyle w:val="NoSpacing"/>
        <w:rPr>
          <w:ins w:id="357" w:author="Mridul Rajbhar" w:date="2022-10-17T18:01:00Z"/>
          <w:sz w:val="30"/>
          <w:szCs w:val="26"/>
        </w:rPr>
        <w:pPrChange w:id="358" w:author="Mridul Rajbhar" w:date="2022-10-17T17:51:00Z">
          <w:pPr>
            <w:pStyle w:val="NoSpacing"/>
            <w:ind w:left="360"/>
            <w:jc w:val="center"/>
          </w:pPr>
        </w:pPrChange>
      </w:pPr>
    </w:p>
    <w:p w:rsidR="005F051E" w:rsidRDefault="005F051E">
      <w:pPr>
        <w:pStyle w:val="NoSpacing"/>
        <w:rPr>
          <w:ins w:id="359" w:author="Mridul Rajbhar" w:date="2022-10-17T18:02:00Z"/>
          <w:sz w:val="30"/>
          <w:szCs w:val="26"/>
        </w:rPr>
        <w:pPrChange w:id="360" w:author="Mridul Rajbhar" w:date="2022-10-17T17:51:00Z">
          <w:pPr>
            <w:pStyle w:val="NoSpacing"/>
            <w:ind w:left="360"/>
            <w:jc w:val="center"/>
          </w:pPr>
        </w:pPrChange>
      </w:pPr>
      <w:ins w:id="361" w:author="Mridul Rajbhar" w:date="2022-10-17T18:02:00Z">
        <w:r>
          <w:rPr>
            <w:sz w:val="30"/>
            <w:szCs w:val="26"/>
          </w:rPr>
          <w:t>Functions and operation related to time.</w:t>
        </w:r>
      </w:ins>
    </w:p>
    <w:p w:rsidR="005F051E" w:rsidRDefault="005F051E">
      <w:pPr>
        <w:pStyle w:val="NoSpacing"/>
        <w:rPr>
          <w:ins w:id="362" w:author="Mridul Rajbhar" w:date="2022-10-17T18:02:00Z"/>
          <w:sz w:val="30"/>
          <w:szCs w:val="26"/>
        </w:rPr>
        <w:pPrChange w:id="363" w:author="Mridul Rajbhar" w:date="2022-10-17T17:51:00Z">
          <w:pPr>
            <w:pStyle w:val="NoSpacing"/>
            <w:ind w:left="360"/>
            <w:jc w:val="center"/>
          </w:pPr>
        </w:pPrChange>
      </w:pPr>
      <w:proofErr w:type="spellStart"/>
      <w:ins w:id="364" w:author="Mridul Rajbhar" w:date="2022-10-17T18:02:00Z">
        <w:r>
          <w:rPr>
            <w:sz w:val="30"/>
            <w:szCs w:val="26"/>
          </w:rPr>
          <w:t>Timezone</w:t>
        </w:r>
        <w:proofErr w:type="spellEnd"/>
      </w:ins>
    </w:p>
    <w:p w:rsidR="005F051E" w:rsidRDefault="0044656C">
      <w:pPr>
        <w:pStyle w:val="NoSpacing"/>
        <w:rPr>
          <w:ins w:id="365" w:author="Mridul Rajbhar" w:date="2022-10-17T18:02:00Z"/>
          <w:sz w:val="30"/>
          <w:szCs w:val="26"/>
        </w:rPr>
        <w:pPrChange w:id="366" w:author="Mridul Rajbhar" w:date="2022-10-17T17:51:00Z">
          <w:pPr>
            <w:pStyle w:val="NoSpacing"/>
            <w:ind w:left="360"/>
            <w:jc w:val="center"/>
          </w:pPr>
        </w:pPrChange>
      </w:pPr>
      <w:ins w:id="367" w:author="Mridul Rajbhar" w:date="2022-10-17T18:02:00Z">
        <w:r>
          <w:rPr>
            <w:sz w:val="30"/>
            <w:szCs w:val="26"/>
          </w:rPr>
          <w:t>Now</w:t>
        </w:r>
      </w:ins>
    </w:p>
    <w:p w:rsidR="0044656C" w:rsidRDefault="0044656C">
      <w:pPr>
        <w:pStyle w:val="NoSpacing"/>
        <w:rPr>
          <w:ins w:id="368" w:author="Mridul Rajbhar" w:date="2022-10-17T18:02:00Z"/>
          <w:sz w:val="30"/>
          <w:szCs w:val="26"/>
        </w:rPr>
        <w:pPrChange w:id="369" w:author="Mridul Rajbhar" w:date="2022-10-17T17:51:00Z">
          <w:pPr>
            <w:pStyle w:val="NoSpacing"/>
            <w:ind w:left="360"/>
            <w:jc w:val="center"/>
          </w:pPr>
        </w:pPrChange>
      </w:pPr>
      <w:proofErr w:type="spellStart"/>
      <w:ins w:id="370" w:author="Mridul Rajbhar" w:date="2022-10-17T18:02:00Z">
        <w:r>
          <w:rPr>
            <w:sz w:val="30"/>
            <w:szCs w:val="26"/>
          </w:rPr>
          <w:t>Timeofday</w:t>
        </w:r>
        <w:proofErr w:type="spellEnd"/>
      </w:ins>
    </w:p>
    <w:p w:rsidR="0044656C" w:rsidRDefault="0044656C">
      <w:pPr>
        <w:pStyle w:val="NoSpacing"/>
        <w:rPr>
          <w:ins w:id="371" w:author="Mridul Rajbhar" w:date="2022-10-17T18:02:00Z"/>
          <w:sz w:val="30"/>
          <w:szCs w:val="26"/>
        </w:rPr>
        <w:pPrChange w:id="372" w:author="Mridul Rajbhar" w:date="2022-10-17T17:51:00Z">
          <w:pPr>
            <w:pStyle w:val="NoSpacing"/>
            <w:ind w:left="360"/>
            <w:jc w:val="center"/>
          </w:pPr>
        </w:pPrChange>
      </w:pPr>
      <w:proofErr w:type="spellStart"/>
      <w:ins w:id="373" w:author="Mridul Rajbhar" w:date="2022-10-17T18:02:00Z">
        <w:r>
          <w:rPr>
            <w:sz w:val="30"/>
            <w:szCs w:val="26"/>
          </w:rPr>
          <w:t>Current_time</w:t>
        </w:r>
        <w:proofErr w:type="spellEnd"/>
      </w:ins>
    </w:p>
    <w:p w:rsidR="0044656C" w:rsidRDefault="0044656C">
      <w:pPr>
        <w:pStyle w:val="NoSpacing"/>
        <w:rPr>
          <w:ins w:id="374" w:author="Mridul Rajbhar" w:date="2022-10-17T18:32:00Z"/>
          <w:sz w:val="30"/>
          <w:szCs w:val="26"/>
        </w:rPr>
        <w:pPrChange w:id="375" w:author="Mridul Rajbhar" w:date="2022-10-17T17:51:00Z">
          <w:pPr>
            <w:pStyle w:val="NoSpacing"/>
            <w:ind w:left="360"/>
            <w:jc w:val="center"/>
          </w:pPr>
        </w:pPrChange>
      </w:pPr>
      <w:proofErr w:type="spellStart"/>
      <w:ins w:id="376" w:author="Mridul Rajbhar" w:date="2022-10-17T18:02:00Z">
        <w:r>
          <w:rPr>
            <w:sz w:val="30"/>
            <w:szCs w:val="26"/>
          </w:rPr>
          <w:t>Current_day</w:t>
        </w:r>
      </w:ins>
      <w:proofErr w:type="spellEnd"/>
    </w:p>
    <w:p w:rsidR="003219CA" w:rsidRDefault="003219CA">
      <w:pPr>
        <w:pStyle w:val="NoSpacing"/>
        <w:rPr>
          <w:ins w:id="377" w:author="Mridul Rajbhar" w:date="2022-10-17T18:32:00Z"/>
          <w:sz w:val="30"/>
          <w:szCs w:val="26"/>
        </w:rPr>
        <w:pPrChange w:id="378" w:author="Mridul Rajbhar" w:date="2022-10-17T17:51:00Z">
          <w:pPr>
            <w:pStyle w:val="NoSpacing"/>
            <w:ind w:left="360"/>
            <w:jc w:val="center"/>
          </w:pPr>
        </w:pPrChange>
      </w:pPr>
    </w:p>
    <w:p w:rsidR="003219CA" w:rsidRDefault="003219CA">
      <w:pPr>
        <w:pStyle w:val="NoSpacing"/>
        <w:rPr>
          <w:ins w:id="379" w:author="Mridul Rajbhar" w:date="2022-10-17T18:32:00Z"/>
          <w:sz w:val="30"/>
          <w:szCs w:val="26"/>
        </w:rPr>
        <w:pPrChange w:id="380" w:author="Mridul Rajbhar" w:date="2022-10-17T17:51:00Z">
          <w:pPr>
            <w:pStyle w:val="NoSpacing"/>
            <w:ind w:left="360"/>
            <w:jc w:val="center"/>
          </w:pPr>
        </w:pPrChange>
      </w:pPr>
      <w:ins w:id="381" w:author="Mridul Rajbhar" w:date="2022-10-17T18:32:00Z">
        <w:r>
          <w:rPr>
            <w:sz w:val="30"/>
            <w:szCs w:val="26"/>
          </w:rPr>
          <w:t xml:space="preserve">Select </w:t>
        </w:r>
        <w:proofErr w:type="gramStart"/>
        <w:r>
          <w:rPr>
            <w:sz w:val="30"/>
            <w:szCs w:val="26"/>
          </w:rPr>
          <w:t>now()</w:t>
        </w:r>
        <w:proofErr w:type="gramEnd"/>
      </w:ins>
    </w:p>
    <w:p w:rsidR="003219CA" w:rsidRDefault="003219CA">
      <w:pPr>
        <w:pStyle w:val="NoSpacing"/>
        <w:rPr>
          <w:ins w:id="382" w:author="Mridul Rajbhar" w:date="2022-10-17T18:32:00Z"/>
          <w:sz w:val="30"/>
          <w:szCs w:val="26"/>
        </w:rPr>
        <w:pPrChange w:id="383" w:author="Mridul Rajbhar" w:date="2022-10-17T17:51:00Z">
          <w:pPr>
            <w:pStyle w:val="NoSpacing"/>
            <w:ind w:left="360"/>
            <w:jc w:val="center"/>
          </w:pPr>
        </w:pPrChange>
      </w:pPr>
    </w:p>
    <w:p w:rsidR="003219CA" w:rsidRDefault="003219CA">
      <w:pPr>
        <w:pStyle w:val="NoSpacing"/>
        <w:rPr>
          <w:ins w:id="384" w:author="Mridul Rajbhar" w:date="2022-10-17T18:32:00Z"/>
          <w:sz w:val="30"/>
          <w:szCs w:val="26"/>
        </w:rPr>
        <w:pPrChange w:id="385" w:author="Mridul Rajbhar" w:date="2022-10-17T17:51:00Z">
          <w:pPr>
            <w:pStyle w:val="NoSpacing"/>
            <w:ind w:left="360"/>
            <w:jc w:val="center"/>
          </w:pPr>
        </w:pPrChange>
      </w:pPr>
      <w:ins w:id="386" w:author="Mridul Rajbhar" w:date="2022-10-17T18:32:00Z">
        <w:r>
          <w:rPr>
            <w:sz w:val="30"/>
            <w:szCs w:val="26"/>
          </w:rPr>
          <w:t xml:space="preserve">Select </w:t>
        </w:r>
        <w:proofErr w:type="spellStart"/>
        <w:proofErr w:type="gramStart"/>
        <w:r>
          <w:rPr>
            <w:sz w:val="30"/>
            <w:szCs w:val="26"/>
          </w:rPr>
          <w:t>timeofday</w:t>
        </w:r>
        <w:proofErr w:type="spellEnd"/>
        <w:r>
          <w:rPr>
            <w:sz w:val="30"/>
            <w:szCs w:val="26"/>
          </w:rPr>
          <w:t>(</w:t>
        </w:r>
        <w:proofErr w:type="gramEnd"/>
        <w:r>
          <w:rPr>
            <w:sz w:val="30"/>
            <w:szCs w:val="26"/>
          </w:rPr>
          <w:t>);</w:t>
        </w:r>
      </w:ins>
    </w:p>
    <w:p w:rsidR="003219CA" w:rsidRDefault="003219CA">
      <w:pPr>
        <w:pStyle w:val="NoSpacing"/>
        <w:rPr>
          <w:ins w:id="387" w:author="Mridul Rajbhar" w:date="2022-10-17T18:32:00Z"/>
          <w:sz w:val="30"/>
          <w:szCs w:val="26"/>
        </w:rPr>
        <w:pPrChange w:id="388" w:author="Mridul Rajbhar" w:date="2022-10-17T17:51:00Z">
          <w:pPr>
            <w:pStyle w:val="NoSpacing"/>
            <w:ind w:left="360"/>
            <w:jc w:val="center"/>
          </w:pPr>
        </w:pPrChange>
      </w:pPr>
    </w:p>
    <w:p w:rsidR="003219CA" w:rsidRDefault="003219CA">
      <w:pPr>
        <w:pStyle w:val="NoSpacing"/>
        <w:rPr>
          <w:ins w:id="389" w:author="Mridul Rajbhar" w:date="2022-10-17T18:32:00Z"/>
          <w:sz w:val="30"/>
          <w:szCs w:val="26"/>
        </w:rPr>
        <w:pPrChange w:id="390" w:author="Mridul Rajbhar" w:date="2022-10-17T17:51:00Z">
          <w:pPr>
            <w:pStyle w:val="NoSpacing"/>
            <w:ind w:left="360"/>
            <w:jc w:val="center"/>
          </w:pPr>
        </w:pPrChange>
      </w:pPr>
    </w:p>
    <w:p w:rsidR="003219CA" w:rsidRDefault="003219CA">
      <w:pPr>
        <w:pStyle w:val="NoSpacing"/>
        <w:rPr>
          <w:ins w:id="391" w:author="Mridul Rajbhar" w:date="2022-10-17T18:32:00Z"/>
          <w:sz w:val="30"/>
          <w:szCs w:val="26"/>
        </w:rPr>
        <w:pPrChange w:id="392" w:author="Mridul Rajbhar" w:date="2022-10-17T17:51:00Z">
          <w:pPr>
            <w:pStyle w:val="NoSpacing"/>
            <w:ind w:left="360"/>
            <w:jc w:val="center"/>
          </w:pPr>
        </w:pPrChange>
      </w:pPr>
      <w:ins w:id="393" w:author="Mridul Rajbhar" w:date="2022-10-17T18:32:00Z">
        <w:r>
          <w:rPr>
            <w:sz w:val="30"/>
            <w:szCs w:val="26"/>
          </w:rPr>
          <w:t>Extract information using time based datatypes.</w:t>
        </w:r>
      </w:ins>
    </w:p>
    <w:p w:rsidR="003219CA" w:rsidRDefault="003219CA">
      <w:pPr>
        <w:pStyle w:val="NoSpacing"/>
        <w:rPr>
          <w:ins w:id="394" w:author="Mridul Rajbhar" w:date="2022-10-17T18:32:00Z"/>
          <w:sz w:val="30"/>
          <w:szCs w:val="26"/>
        </w:rPr>
        <w:pPrChange w:id="395" w:author="Mridul Rajbhar" w:date="2022-10-17T17:51:00Z">
          <w:pPr>
            <w:pStyle w:val="NoSpacing"/>
            <w:ind w:left="360"/>
            <w:jc w:val="center"/>
          </w:pPr>
        </w:pPrChange>
      </w:pPr>
      <w:proofErr w:type="gramStart"/>
      <w:ins w:id="396" w:author="Mridul Rajbhar" w:date="2022-10-17T18:32:00Z">
        <w:r>
          <w:rPr>
            <w:sz w:val="30"/>
            <w:szCs w:val="26"/>
          </w:rPr>
          <w:t>Extract()</w:t>
        </w:r>
        <w:proofErr w:type="gramEnd"/>
      </w:ins>
    </w:p>
    <w:p w:rsidR="003219CA" w:rsidRDefault="003219CA">
      <w:pPr>
        <w:pStyle w:val="NoSpacing"/>
        <w:rPr>
          <w:ins w:id="397" w:author="Mridul Rajbhar" w:date="2022-10-17T18:33:00Z"/>
          <w:sz w:val="30"/>
          <w:szCs w:val="26"/>
        </w:rPr>
        <w:pPrChange w:id="398" w:author="Mridul Rajbhar" w:date="2022-10-17T17:51:00Z">
          <w:pPr>
            <w:pStyle w:val="NoSpacing"/>
            <w:ind w:left="360"/>
            <w:jc w:val="center"/>
          </w:pPr>
        </w:pPrChange>
      </w:pPr>
      <w:proofErr w:type="gramStart"/>
      <w:ins w:id="399" w:author="Mridul Rajbhar" w:date="2022-10-17T18:32:00Z">
        <w:r>
          <w:rPr>
            <w:sz w:val="30"/>
            <w:szCs w:val="26"/>
          </w:rPr>
          <w:t>Ag</w:t>
        </w:r>
      </w:ins>
      <w:ins w:id="400" w:author="Mridul Rajbhar" w:date="2022-10-17T18:33:00Z">
        <w:r>
          <w:rPr>
            <w:sz w:val="30"/>
            <w:szCs w:val="26"/>
          </w:rPr>
          <w:t>e()</w:t>
        </w:r>
        <w:proofErr w:type="gramEnd"/>
      </w:ins>
    </w:p>
    <w:p w:rsidR="003219CA" w:rsidRDefault="003219CA">
      <w:pPr>
        <w:pStyle w:val="NoSpacing"/>
        <w:rPr>
          <w:ins w:id="401" w:author="Mridul Rajbhar" w:date="2022-10-17T18:33:00Z"/>
          <w:sz w:val="30"/>
          <w:szCs w:val="26"/>
        </w:rPr>
        <w:pPrChange w:id="402" w:author="Mridul Rajbhar" w:date="2022-10-17T17:51:00Z">
          <w:pPr>
            <w:pStyle w:val="NoSpacing"/>
            <w:ind w:left="360"/>
            <w:jc w:val="center"/>
          </w:pPr>
        </w:pPrChange>
      </w:pPr>
      <w:proofErr w:type="spellStart"/>
      <w:ins w:id="403" w:author="Mridul Rajbhar" w:date="2022-10-17T18:33:00Z">
        <w:r>
          <w:rPr>
            <w:sz w:val="30"/>
            <w:szCs w:val="26"/>
          </w:rPr>
          <w:t>To_</w:t>
        </w:r>
        <w:proofErr w:type="gramStart"/>
        <w:r>
          <w:rPr>
            <w:sz w:val="30"/>
            <w:szCs w:val="26"/>
          </w:rPr>
          <w:t>char</w:t>
        </w:r>
        <w:proofErr w:type="spellEnd"/>
        <w:r>
          <w:rPr>
            <w:sz w:val="30"/>
            <w:szCs w:val="26"/>
          </w:rPr>
          <w:t>()</w:t>
        </w:r>
        <w:proofErr w:type="gramEnd"/>
      </w:ins>
    </w:p>
    <w:p w:rsidR="002B3461" w:rsidRDefault="002B3461">
      <w:pPr>
        <w:pStyle w:val="NoSpacing"/>
        <w:rPr>
          <w:ins w:id="404" w:author="Mridul Rajbhar" w:date="2022-10-17T18:33:00Z"/>
          <w:sz w:val="30"/>
          <w:szCs w:val="26"/>
        </w:rPr>
        <w:pPrChange w:id="405" w:author="Mridul Rajbhar" w:date="2022-10-17T17:51:00Z">
          <w:pPr>
            <w:pStyle w:val="NoSpacing"/>
            <w:ind w:left="360"/>
            <w:jc w:val="center"/>
          </w:pPr>
        </w:pPrChange>
      </w:pPr>
    </w:p>
    <w:p w:rsidR="002B3461" w:rsidRDefault="002B3461">
      <w:pPr>
        <w:pStyle w:val="NoSpacing"/>
        <w:rPr>
          <w:ins w:id="406" w:author="Mridul Rajbhar" w:date="2022-10-17T18:37:00Z"/>
          <w:sz w:val="30"/>
          <w:szCs w:val="26"/>
        </w:rPr>
        <w:pPrChange w:id="407" w:author="Mridul Rajbhar" w:date="2022-10-17T17:51:00Z">
          <w:pPr>
            <w:pStyle w:val="NoSpacing"/>
            <w:ind w:left="360"/>
            <w:jc w:val="center"/>
          </w:pPr>
        </w:pPrChange>
      </w:pPr>
      <w:ins w:id="408" w:author="Mridul Rajbhar" w:date="2022-10-17T18:33:00Z">
        <w:r>
          <w:rPr>
            <w:sz w:val="30"/>
            <w:szCs w:val="26"/>
          </w:rPr>
          <w:t xml:space="preserve">Extract </w:t>
        </w:r>
        <w:r w:rsidRPr="002B3461">
          <w:rPr>
            <w:sz w:val="30"/>
            <w:szCs w:val="26"/>
          </w:rPr>
          <w:sym w:font="Wingdings" w:char="F0E0"/>
        </w:r>
        <w:r>
          <w:rPr>
            <w:sz w:val="30"/>
            <w:szCs w:val="26"/>
          </w:rPr>
          <w:t xml:space="preserve"> It is used to extract</w:t>
        </w:r>
      </w:ins>
      <w:ins w:id="409" w:author="Mridul Rajbhar" w:date="2022-10-17T18:34:00Z">
        <w:r>
          <w:rPr>
            <w:sz w:val="30"/>
            <w:szCs w:val="26"/>
          </w:rPr>
          <w:t>/obtain</w:t>
        </w:r>
      </w:ins>
      <w:ins w:id="410" w:author="Mridul Rajbhar" w:date="2022-10-17T18:33:00Z">
        <w:r>
          <w:rPr>
            <w:sz w:val="30"/>
            <w:szCs w:val="26"/>
          </w:rPr>
          <w:t xml:space="preserve"> the sub component of the </w:t>
        </w:r>
      </w:ins>
      <w:ins w:id="411" w:author="Mridul Rajbhar" w:date="2022-10-17T18:34:00Z">
        <w:r>
          <w:rPr>
            <w:sz w:val="30"/>
            <w:szCs w:val="26"/>
          </w:rPr>
          <w:t>date value like year, month, day, week, quarter.</w:t>
        </w:r>
      </w:ins>
    </w:p>
    <w:p w:rsidR="009206B0" w:rsidRDefault="009206B0">
      <w:pPr>
        <w:pStyle w:val="NoSpacing"/>
        <w:rPr>
          <w:ins w:id="412" w:author="Mridul Rajbhar" w:date="2022-10-17T18:37:00Z"/>
          <w:sz w:val="30"/>
          <w:szCs w:val="26"/>
        </w:rPr>
        <w:pPrChange w:id="413" w:author="Mridul Rajbhar" w:date="2022-10-17T17:51:00Z">
          <w:pPr>
            <w:pStyle w:val="NoSpacing"/>
            <w:ind w:left="360"/>
            <w:jc w:val="center"/>
          </w:pPr>
        </w:pPrChange>
      </w:pPr>
      <w:ins w:id="414" w:author="Mridul Rajbhar" w:date="2022-10-17T18:37:00Z">
        <w:r>
          <w:rPr>
            <w:sz w:val="30"/>
            <w:szCs w:val="26"/>
          </w:rPr>
          <w:t>Syntax:</w:t>
        </w:r>
      </w:ins>
    </w:p>
    <w:p w:rsidR="009206B0" w:rsidRDefault="009206B0">
      <w:pPr>
        <w:pStyle w:val="NoSpacing"/>
        <w:rPr>
          <w:ins w:id="415" w:author="Mridul Rajbhar" w:date="2022-10-17T18:50:00Z"/>
          <w:sz w:val="30"/>
          <w:szCs w:val="26"/>
        </w:rPr>
        <w:pPrChange w:id="416" w:author="Mridul Rajbhar" w:date="2022-10-17T17:51:00Z">
          <w:pPr>
            <w:pStyle w:val="NoSpacing"/>
            <w:ind w:left="360"/>
            <w:jc w:val="center"/>
          </w:pPr>
        </w:pPrChange>
      </w:pPr>
      <w:proofErr w:type="gramStart"/>
      <w:ins w:id="417" w:author="Mridul Rajbhar" w:date="2022-10-17T18:37:00Z">
        <w:r>
          <w:rPr>
            <w:sz w:val="30"/>
            <w:szCs w:val="26"/>
          </w:rPr>
          <w:t>Extract(</w:t>
        </w:r>
        <w:proofErr w:type="gramEnd"/>
        <w:r>
          <w:rPr>
            <w:sz w:val="30"/>
            <w:szCs w:val="26"/>
          </w:rPr>
          <w:t xml:space="preserve">year from </w:t>
        </w:r>
        <w:proofErr w:type="spellStart"/>
        <w:r>
          <w:rPr>
            <w:sz w:val="30"/>
            <w:szCs w:val="26"/>
          </w:rPr>
          <w:t>date_col</w:t>
        </w:r>
        <w:proofErr w:type="spellEnd"/>
        <w:r>
          <w:rPr>
            <w:sz w:val="30"/>
            <w:szCs w:val="26"/>
          </w:rPr>
          <w:t>)</w:t>
        </w:r>
      </w:ins>
    </w:p>
    <w:p w:rsidR="009171C6" w:rsidRDefault="009171C6">
      <w:pPr>
        <w:pStyle w:val="NoSpacing"/>
        <w:rPr>
          <w:ins w:id="418" w:author="Mridul Rajbhar" w:date="2022-10-17T18:50:00Z"/>
          <w:sz w:val="30"/>
          <w:szCs w:val="26"/>
        </w:rPr>
        <w:pPrChange w:id="419" w:author="Mridul Rajbhar" w:date="2022-10-17T17:51:00Z">
          <w:pPr>
            <w:pStyle w:val="NoSpacing"/>
            <w:ind w:left="360"/>
            <w:jc w:val="center"/>
          </w:pPr>
        </w:pPrChange>
      </w:pPr>
    </w:p>
    <w:p w:rsidR="009171C6" w:rsidRDefault="009171C6">
      <w:pPr>
        <w:pStyle w:val="NoSpacing"/>
        <w:rPr>
          <w:ins w:id="420" w:author="Mridul Rajbhar" w:date="2022-10-17T18:50:00Z"/>
          <w:sz w:val="30"/>
          <w:szCs w:val="26"/>
        </w:rPr>
        <w:pPrChange w:id="421" w:author="Mridul Rajbhar" w:date="2022-10-17T17:51:00Z">
          <w:pPr>
            <w:pStyle w:val="NoSpacing"/>
            <w:ind w:left="360"/>
            <w:jc w:val="center"/>
          </w:pPr>
        </w:pPrChange>
      </w:pPr>
      <w:ins w:id="422" w:author="Mridul Rajbhar" w:date="2022-10-17T18:50:00Z">
        <w:r>
          <w:rPr>
            <w:sz w:val="30"/>
            <w:szCs w:val="26"/>
          </w:rPr>
          <w:t>Example:</w:t>
        </w:r>
      </w:ins>
    </w:p>
    <w:p w:rsidR="009171C6" w:rsidRDefault="009171C6">
      <w:pPr>
        <w:pStyle w:val="NoSpacing"/>
        <w:rPr>
          <w:ins w:id="423" w:author="Mridul Rajbhar" w:date="2022-10-17T18:50:00Z"/>
          <w:sz w:val="30"/>
          <w:szCs w:val="26"/>
        </w:rPr>
        <w:pPrChange w:id="424" w:author="Mridul Rajbhar" w:date="2022-10-17T17:51:00Z">
          <w:pPr>
            <w:pStyle w:val="NoSpacing"/>
            <w:ind w:left="360"/>
            <w:jc w:val="center"/>
          </w:pPr>
        </w:pPrChange>
      </w:pPr>
      <w:proofErr w:type="gramStart"/>
      <w:ins w:id="425" w:author="Mridul Rajbhar" w:date="2022-10-17T18:50:00Z">
        <w:r w:rsidRPr="009171C6">
          <w:rPr>
            <w:sz w:val="30"/>
            <w:szCs w:val="26"/>
          </w:rPr>
          <w:t>select</w:t>
        </w:r>
        <w:proofErr w:type="gramEnd"/>
        <w:r w:rsidRPr="009171C6">
          <w:rPr>
            <w:sz w:val="30"/>
            <w:szCs w:val="26"/>
          </w:rPr>
          <w:t xml:space="preserve"> distinct(extract(year from </w:t>
        </w:r>
        <w:proofErr w:type="spellStart"/>
        <w:r w:rsidRPr="009171C6">
          <w:rPr>
            <w:sz w:val="30"/>
            <w:szCs w:val="26"/>
          </w:rPr>
          <w:t>payment_date</w:t>
        </w:r>
        <w:proofErr w:type="spellEnd"/>
        <w:r w:rsidRPr="009171C6">
          <w:rPr>
            <w:sz w:val="30"/>
            <w:szCs w:val="26"/>
          </w:rPr>
          <w:t>)) from payment;</w:t>
        </w:r>
      </w:ins>
    </w:p>
    <w:p w:rsidR="00DF3101" w:rsidRDefault="00DF3101">
      <w:pPr>
        <w:pStyle w:val="NoSpacing"/>
        <w:rPr>
          <w:ins w:id="426" w:author="Mridul Rajbhar" w:date="2022-10-17T18:50:00Z"/>
          <w:sz w:val="30"/>
          <w:szCs w:val="26"/>
        </w:rPr>
        <w:pPrChange w:id="427" w:author="Mridul Rajbhar" w:date="2022-10-17T17:51:00Z">
          <w:pPr>
            <w:pStyle w:val="NoSpacing"/>
            <w:ind w:left="360"/>
            <w:jc w:val="center"/>
          </w:pPr>
        </w:pPrChange>
      </w:pPr>
    </w:p>
    <w:p w:rsidR="00DF3101" w:rsidRDefault="00DF3101">
      <w:pPr>
        <w:pStyle w:val="NoSpacing"/>
        <w:rPr>
          <w:ins w:id="428" w:author="Mridul Rajbhar" w:date="2022-10-17T18:50:00Z"/>
          <w:sz w:val="30"/>
          <w:szCs w:val="26"/>
        </w:rPr>
        <w:pPrChange w:id="429" w:author="Mridul Rajbhar" w:date="2022-10-17T17:51:00Z">
          <w:pPr>
            <w:pStyle w:val="NoSpacing"/>
            <w:ind w:left="360"/>
            <w:jc w:val="center"/>
          </w:pPr>
        </w:pPrChange>
      </w:pPr>
    </w:p>
    <w:p w:rsidR="00DF3101" w:rsidRDefault="00DF3101">
      <w:pPr>
        <w:pStyle w:val="NoSpacing"/>
        <w:rPr>
          <w:ins w:id="430" w:author="Mridul Rajbhar" w:date="2022-10-17T18:54:00Z"/>
          <w:sz w:val="30"/>
          <w:szCs w:val="26"/>
        </w:rPr>
        <w:pPrChange w:id="431" w:author="Mridul Rajbhar" w:date="2022-10-17T17:51:00Z">
          <w:pPr>
            <w:pStyle w:val="NoSpacing"/>
            <w:ind w:left="360"/>
            <w:jc w:val="center"/>
          </w:pPr>
        </w:pPrChange>
      </w:pPr>
      <w:ins w:id="432" w:author="Mridul Rajbhar" w:date="2022-10-17T18:50:00Z">
        <w:r>
          <w:rPr>
            <w:sz w:val="30"/>
            <w:szCs w:val="26"/>
          </w:rPr>
          <w:t xml:space="preserve">Age </w:t>
        </w:r>
        <w:r w:rsidRPr="00DF3101">
          <w:rPr>
            <w:sz w:val="30"/>
            <w:szCs w:val="26"/>
          </w:rPr>
          <w:sym w:font="Wingdings" w:char="F0E0"/>
        </w:r>
        <w:r>
          <w:rPr>
            <w:sz w:val="30"/>
            <w:szCs w:val="26"/>
          </w:rPr>
          <w:t xml:space="preserve"> calculate and returns the current age </w:t>
        </w:r>
      </w:ins>
      <w:ins w:id="433" w:author="Mridul Rajbhar" w:date="2022-10-17T18:51:00Z">
        <w:r>
          <w:rPr>
            <w:sz w:val="30"/>
            <w:szCs w:val="26"/>
          </w:rPr>
          <w:t>given a timestamp.</w:t>
        </w:r>
      </w:ins>
    </w:p>
    <w:p w:rsidR="001321CF" w:rsidRDefault="001321CF">
      <w:pPr>
        <w:pStyle w:val="NoSpacing"/>
        <w:rPr>
          <w:ins w:id="434" w:author="Mridul Rajbhar" w:date="2022-10-18T10:57:00Z"/>
          <w:sz w:val="30"/>
          <w:szCs w:val="26"/>
        </w:rPr>
        <w:pPrChange w:id="435" w:author="Mridul Rajbhar" w:date="2022-10-17T17:51:00Z">
          <w:pPr>
            <w:pStyle w:val="NoSpacing"/>
            <w:ind w:left="360"/>
            <w:jc w:val="center"/>
          </w:pPr>
        </w:pPrChange>
      </w:pPr>
      <w:proofErr w:type="gramStart"/>
      <w:ins w:id="436" w:author="Mridul Rajbhar" w:date="2022-10-17T18:54:00Z">
        <w:r>
          <w:rPr>
            <w:sz w:val="30"/>
            <w:szCs w:val="26"/>
          </w:rPr>
          <w:t>Age(</w:t>
        </w:r>
        <w:proofErr w:type="spellStart"/>
        <w:proofErr w:type="gramEnd"/>
        <w:r>
          <w:rPr>
            <w:sz w:val="30"/>
            <w:szCs w:val="26"/>
          </w:rPr>
          <w:t>data_col</w:t>
        </w:r>
        <w:proofErr w:type="spellEnd"/>
        <w:r>
          <w:rPr>
            <w:sz w:val="30"/>
            <w:szCs w:val="26"/>
          </w:rPr>
          <w:t>)</w:t>
        </w:r>
      </w:ins>
    </w:p>
    <w:p w:rsidR="00D7756F" w:rsidRDefault="00D7756F">
      <w:pPr>
        <w:pStyle w:val="NoSpacing"/>
        <w:rPr>
          <w:ins w:id="437" w:author="Mridul Rajbhar" w:date="2022-10-18T10:57:00Z"/>
          <w:sz w:val="30"/>
          <w:szCs w:val="26"/>
        </w:rPr>
        <w:pPrChange w:id="438" w:author="Mridul Rajbhar" w:date="2022-10-17T17:51:00Z">
          <w:pPr>
            <w:pStyle w:val="NoSpacing"/>
            <w:ind w:left="360"/>
            <w:jc w:val="center"/>
          </w:pPr>
        </w:pPrChange>
      </w:pPr>
    </w:p>
    <w:p w:rsidR="00D7756F" w:rsidRDefault="00D7756F">
      <w:pPr>
        <w:pStyle w:val="NoSpacing"/>
        <w:rPr>
          <w:ins w:id="439" w:author="Mridul Rajbhar" w:date="2022-10-18T10:57:00Z"/>
          <w:sz w:val="30"/>
          <w:szCs w:val="26"/>
        </w:rPr>
        <w:pPrChange w:id="440" w:author="Mridul Rajbhar" w:date="2022-10-17T17:51:00Z">
          <w:pPr>
            <w:pStyle w:val="NoSpacing"/>
            <w:ind w:left="360"/>
            <w:jc w:val="center"/>
          </w:pPr>
        </w:pPrChange>
      </w:pPr>
    </w:p>
    <w:p w:rsidR="00D7756F" w:rsidRDefault="00D7756F">
      <w:pPr>
        <w:pStyle w:val="NoSpacing"/>
        <w:rPr>
          <w:ins w:id="441" w:author="Mridul Rajbhar" w:date="2022-10-18T10:57:00Z"/>
          <w:sz w:val="30"/>
          <w:szCs w:val="26"/>
        </w:rPr>
        <w:pPrChange w:id="442" w:author="Mridul Rajbhar" w:date="2022-10-17T17:51:00Z">
          <w:pPr>
            <w:pStyle w:val="NoSpacing"/>
            <w:ind w:left="360"/>
            <w:jc w:val="center"/>
          </w:pPr>
        </w:pPrChange>
      </w:pPr>
      <w:ins w:id="443" w:author="Mridul Rajbhar" w:date="2022-10-18T10:57:00Z">
        <w:r>
          <w:rPr>
            <w:sz w:val="30"/>
            <w:szCs w:val="26"/>
          </w:rPr>
          <w:t>10/ 18/ 22</w:t>
        </w:r>
      </w:ins>
    </w:p>
    <w:p w:rsidR="00D7756F" w:rsidRDefault="00D7756F">
      <w:pPr>
        <w:pStyle w:val="NoSpacing"/>
        <w:rPr>
          <w:ins w:id="444" w:author="Mridul Rajbhar" w:date="2022-10-18T10:57:00Z"/>
          <w:sz w:val="30"/>
          <w:szCs w:val="26"/>
        </w:rPr>
        <w:pPrChange w:id="445" w:author="Mridul Rajbhar" w:date="2022-10-17T17:51:00Z">
          <w:pPr>
            <w:pStyle w:val="NoSpacing"/>
            <w:ind w:left="360"/>
            <w:jc w:val="center"/>
          </w:pPr>
        </w:pPrChange>
      </w:pPr>
    </w:p>
    <w:p w:rsidR="00D7756F" w:rsidRDefault="00D7756F">
      <w:pPr>
        <w:pStyle w:val="NoSpacing"/>
        <w:rPr>
          <w:ins w:id="446" w:author="Mridul Rajbhar" w:date="2022-10-18T10:57:00Z"/>
          <w:sz w:val="30"/>
          <w:szCs w:val="26"/>
        </w:rPr>
        <w:pPrChange w:id="447" w:author="Mridul Rajbhar" w:date="2022-10-17T17:51:00Z">
          <w:pPr>
            <w:pStyle w:val="NoSpacing"/>
            <w:ind w:left="360"/>
            <w:jc w:val="center"/>
          </w:pPr>
        </w:pPrChange>
      </w:pPr>
      <w:ins w:id="448" w:author="Mridul Rajbhar" w:date="2022-10-18T10:57:00Z">
        <w:r>
          <w:rPr>
            <w:sz w:val="30"/>
            <w:szCs w:val="26"/>
          </w:rPr>
          <w:t>Indexes</w:t>
        </w:r>
      </w:ins>
    </w:p>
    <w:p w:rsidR="00D7756F" w:rsidRDefault="00D7756F">
      <w:pPr>
        <w:pStyle w:val="NoSpacing"/>
        <w:rPr>
          <w:ins w:id="449" w:author="Mridul Rajbhar" w:date="2022-10-18T10:57:00Z"/>
          <w:sz w:val="30"/>
          <w:szCs w:val="26"/>
        </w:rPr>
        <w:pPrChange w:id="450" w:author="Mridul Rajbhar" w:date="2022-10-17T17:51:00Z">
          <w:pPr>
            <w:pStyle w:val="NoSpacing"/>
            <w:ind w:left="360"/>
            <w:jc w:val="center"/>
          </w:pPr>
        </w:pPrChange>
      </w:pPr>
    </w:p>
    <w:p w:rsidR="00D7756F" w:rsidRDefault="00D7756F">
      <w:pPr>
        <w:pStyle w:val="NoSpacing"/>
        <w:rPr>
          <w:ins w:id="451" w:author="Mridul Rajbhar" w:date="2022-10-18T11:14:00Z"/>
          <w:sz w:val="30"/>
          <w:szCs w:val="26"/>
        </w:rPr>
        <w:pPrChange w:id="452" w:author="Mridul Rajbhar" w:date="2022-10-17T17:51:00Z">
          <w:pPr>
            <w:pStyle w:val="NoSpacing"/>
            <w:ind w:left="360"/>
            <w:jc w:val="center"/>
          </w:pPr>
        </w:pPrChange>
      </w:pPr>
      <w:ins w:id="453" w:author="Mridul Rajbhar" w:date="2022-10-18T11:00:00Z">
        <w:r>
          <w:rPr>
            <w:sz w:val="30"/>
            <w:szCs w:val="26"/>
          </w:rPr>
          <w:t xml:space="preserve">Why indexes </w:t>
        </w:r>
      </w:ins>
      <w:ins w:id="454" w:author="Mridul Rajbhar" w:date="2022-10-18T11:01:00Z">
        <w:r>
          <w:rPr>
            <w:sz w:val="30"/>
            <w:szCs w:val="26"/>
          </w:rPr>
          <w:t>are important?</w:t>
        </w:r>
      </w:ins>
    </w:p>
    <w:p w:rsidR="00531125" w:rsidRDefault="00B83DD1">
      <w:pPr>
        <w:pStyle w:val="NoSpacing"/>
        <w:rPr>
          <w:ins w:id="455" w:author="Mridul Rajbhar" w:date="2022-10-18T11:15:00Z"/>
          <w:sz w:val="30"/>
          <w:szCs w:val="26"/>
        </w:rPr>
        <w:pPrChange w:id="456" w:author="Mridul Rajbhar" w:date="2022-10-17T17:51:00Z">
          <w:pPr>
            <w:pStyle w:val="NoSpacing"/>
            <w:ind w:left="360"/>
            <w:jc w:val="center"/>
          </w:pPr>
        </w:pPrChange>
      </w:pPr>
      <w:ins w:id="457" w:author="Mridul Rajbhar" w:date="2022-10-18T11:15:00Z">
        <w:r>
          <w:rPr>
            <w:noProof/>
          </w:rPr>
          <w:drawing>
            <wp:inline distT="0" distB="0" distL="0" distR="0" wp14:anchorId="69425A3A" wp14:editId="64DE6196">
              <wp:extent cx="5804452" cy="2552132"/>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210" t="22118" r="22408" b="34592"/>
                      <a:stretch/>
                    </pic:blipFill>
                    <pic:spPr bwMode="auto">
                      <a:xfrm>
                        <a:off x="0" y="0"/>
                        <a:ext cx="5837338" cy="2566592"/>
                      </a:xfrm>
                      <a:prstGeom prst="rect">
                        <a:avLst/>
                      </a:prstGeom>
                      <a:ln>
                        <a:noFill/>
                      </a:ln>
                      <a:extLst>
                        <a:ext uri="{53640926-AAD7-44D8-BBD7-CCE9431645EC}">
                          <a14:shadowObscured xmlns:a14="http://schemas.microsoft.com/office/drawing/2010/main"/>
                        </a:ext>
                      </a:extLst>
                    </pic:spPr>
                  </pic:pic>
                </a:graphicData>
              </a:graphic>
            </wp:inline>
          </w:drawing>
        </w:r>
      </w:ins>
    </w:p>
    <w:p w:rsidR="00B83DD1" w:rsidRDefault="00B83DD1">
      <w:pPr>
        <w:pStyle w:val="NoSpacing"/>
        <w:rPr>
          <w:ins w:id="458" w:author="Mridul Rajbhar" w:date="2022-10-18T11:14:00Z"/>
          <w:sz w:val="30"/>
          <w:szCs w:val="26"/>
        </w:rPr>
        <w:pPrChange w:id="459" w:author="Mridul Rajbhar" w:date="2022-10-17T17:51:00Z">
          <w:pPr>
            <w:pStyle w:val="NoSpacing"/>
            <w:ind w:left="360"/>
            <w:jc w:val="center"/>
          </w:pPr>
        </w:pPrChange>
      </w:pPr>
    </w:p>
    <w:p w:rsidR="00531125" w:rsidRDefault="00531125">
      <w:pPr>
        <w:pStyle w:val="NoSpacing"/>
        <w:rPr>
          <w:ins w:id="460" w:author="Mridul Rajbhar" w:date="2022-10-18T11:46:00Z"/>
          <w:sz w:val="30"/>
          <w:szCs w:val="26"/>
        </w:rPr>
        <w:pPrChange w:id="461" w:author="Mridul Rajbhar" w:date="2022-10-17T17:51:00Z">
          <w:pPr>
            <w:pStyle w:val="NoSpacing"/>
            <w:ind w:left="360"/>
            <w:jc w:val="center"/>
          </w:pPr>
        </w:pPrChange>
      </w:pPr>
      <w:ins w:id="462" w:author="Mridul Rajbhar" w:date="2022-10-18T11:14:00Z">
        <w:r>
          <w:rPr>
            <w:sz w:val="30"/>
            <w:szCs w:val="26"/>
          </w:rPr>
          <w:t>Indexes are created by default if the column has constraints unique or primary key.</w:t>
        </w:r>
      </w:ins>
    </w:p>
    <w:p w:rsidR="009D4E4A" w:rsidRDefault="009D4E4A">
      <w:pPr>
        <w:pStyle w:val="NoSpacing"/>
        <w:rPr>
          <w:ins w:id="463" w:author="Mridul Rajbhar" w:date="2022-10-18T11:46:00Z"/>
          <w:sz w:val="30"/>
          <w:szCs w:val="26"/>
        </w:rPr>
        <w:pPrChange w:id="464" w:author="Mridul Rajbhar" w:date="2022-10-17T17:51:00Z">
          <w:pPr>
            <w:pStyle w:val="NoSpacing"/>
            <w:ind w:left="360"/>
            <w:jc w:val="center"/>
          </w:pPr>
        </w:pPrChange>
      </w:pPr>
    </w:p>
    <w:p w:rsidR="00322657" w:rsidRDefault="00322657">
      <w:pPr>
        <w:pStyle w:val="NoSpacing"/>
        <w:rPr>
          <w:ins w:id="465" w:author="Mridul Rajbhar" w:date="2022-10-18T12:20:00Z"/>
          <w:noProof/>
          <w:sz w:val="30"/>
          <w:szCs w:val="26"/>
        </w:rPr>
        <w:pPrChange w:id="466" w:author="Mridul Rajbhar" w:date="2022-10-17T17:51:00Z">
          <w:pPr>
            <w:pStyle w:val="NoSpacing"/>
            <w:ind w:left="360"/>
            <w:jc w:val="center"/>
          </w:pPr>
        </w:pPrChange>
      </w:pPr>
    </w:p>
    <w:p w:rsidR="00322657" w:rsidRDefault="00322657">
      <w:pPr>
        <w:pStyle w:val="NoSpacing"/>
        <w:rPr>
          <w:ins w:id="467" w:author="Mridul Rajbhar" w:date="2022-10-18T12:20:00Z"/>
          <w:noProof/>
          <w:sz w:val="30"/>
          <w:szCs w:val="26"/>
        </w:rPr>
        <w:pPrChange w:id="468" w:author="Mridul Rajbhar" w:date="2022-10-17T17:51:00Z">
          <w:pPr>
            <w:pStyle w:val="NoSpacing"/>
            <w:ind w:left="360"/>
            <w:jc w:val="center"/>
          </w:pPr>
        </w:pPrChange>
      </w:pPr>
    </w:p>
    <w:p w:rsidR="009D4E4A" w:rsidRDefault="009D4E4A">
      <w:pPr>
        <w:pStyle w:val="NoSpacing"/>
        <w:rPr>
          <w:ins w:id="469" w:author="Mridul Rajbhar" w:date="2022-10-18T12:20:00Z"/>
          <w:sz w:val="30"/>
          <w:szCs w:val="26"/>
        </w:rPr>
        <w:pPrChange w:id="470" w:author="Mridul Rajbhar" w:date="2022-10-17T17:51:00Z">
          <w:pPr>
            <w:pStyle w:val="NoSpacing"/>
            <w:ind w:left="360"/>
            <w:jc w:val="center"/>
          </w:pPr>
        </w:pPrChange>
      </w:pPr>
      <w:ins w:id="471" w:author="Mridul Rajbhar" w:date="2022-10-18T11:46:00Z">
        <w:r>
          <w:rPr>
            <w:noProof/>
            <w:sz w:val="30"/>
            <w:szCs w:val="26"/>
          </w:rPr>
          <w:drawing>
            <wp:inline distT="0" distB="0" distL="0" distR="0">
              <wp:extent cx="5943600" cy="5010534"/>
              <wp:effectExtent l="0" t="0" r="0" b="0"/>
              <wp:docPr id="4" name="Picture 4" descr="C:\Users\Mridu1500550\AppData\Local\Microsoft\Windows\INetCache\Content.MSO\3019E4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idu1500550\AppData\Local\Microsoft\Windows\INetCache\Content.MSO\3019E4A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10534"/>
                      </a:xfrm>
                      <a:prstGeom prst="rect">
                        <a:avLst/>
                      </a:prstGeom>
                      <a:noFill/>
                      <a:ln>
                        <a:noFill/>
                      </a:ln>
                    </pic:spPr>
                  </pic:pic>
                </a:graphicData>
              </a:graphic>
            </wp:inline>
          </w:drawing>
        </w:r>
      </w:ins>
    </w:p>
    <w:p w:rsidR="00322657" w:rsidRDefault="00322657">
      <w:pPr>
        <w:pStyle w:val="NoSpacing"/>
        <w:rPr>
          <w:ins w:id="472" w:author="Mridul Rajbhar" w:date="2022-10-18T12:24:00Z"/>
          <w:sz w:val="30"/>
          <w:szCs w:val="26"/>
        </w:rPr>
        <w:pPrChange w:id="473" w:author="Mridul Rajbhar" w:date="2022-10-17T17:51:00Z">
          <w:pPr>
            <w:pStyle w:val="NoSpacing"/>
            <w:ind w:left="360"/>
            <w:jc w:val="center"/>
          </w:pPr>
        </w:pPrChange>
      </w:pPr>
    </w:p>
    <w:p w:rsidR="00DD4666" w:rsidRDefault="00DD4666">
      <w:pPr>
        <w:pStyle w:val="NoSpacing"/>
        <w:rPr>
          <w:ins w:id="474" w:author="Mridul Rajbhar" w:date="2022-10-18T12:24:00Z"/>
          <w:sz w:val="30"/>
          <w:szCs w:val="26"/>
        </w:rPr>
        <w:pPrChange w:id="475" w:author="Mridul Rajbhar" w:date="2022-10-17T17:51:00Z">
          <w:pPr>
            <w:pStyle w:val="NoSpacing"/>
            <w:ind w:left="360"/>
            <w:jc w:val="center"/>
          </w:pPr>
        </w:pPrChange>
      </w:pPr>
    </w:p>
    <w:p w:rsidR="00DD4666" w:rsidRDefault="00DD4666">
      <w:pPr>
        <w:pStyle w:val="NoSpacing"/>
        <w:rPr>
          <w:ins w:id="476" w:author="Mridul Rajbhar" w:date="2022-10-18T12:21:00Z"/>
          <w:sz w:val="30"/>
          <w:szCs w:val="26"/>
        </w:rPr>
        <w:pPrChange w:id="477" w:author="Mridul Rajbhar" w:date="2022-10-17T17:51:00Z">
          <w:pPr>
            <w:pStyle w:val="NoSpacing"/>
            <w:ind w:left="360"/>
            <w:jc w:val="center"/>
          </w:pPr>
        </w:pPrChange>
      </w:pPr>
    </w:p>
    <w:p w:rsidR="00322657" w:rsidRDefault="00AB62A8">
      <w:pPr>
        <w:pStyle w:val="NoSpacing"/>
        <w:rPr>
          <w:ins w:id="478" w:author="Mridul Rajbhar" w:date="2022-10-18T12:24:00Z"/>
          <w:sz w:val="30"/>
          <w:szCs w:val="26"/>
        </w:rPr>
        <w:pPrChange w:id="479" w:author="Mridul Rajbhar" w:date="2022-10-17T17:51:00Z">
          <w:pPr>
            <w:pStyle w:val="NoSpacing"/>
            <w:ind w:left="360"/>
            <w:jc w:val="center"/>
          </w:pPr>
        </w:pPrChange>
      </w:pPr>
      <w:proofErr w:type="gramStart"/>
      <w:ins w:id="480" w:author="Mridul Rajbhar" w:date="2022-10-18T12:24:00Z">
        <w:r w:rsidRPr="00AB62A8">
          <w:rPr>
            <w:sz w:val="30"/>
            <w:szCs w:val="26"/>
          </w:rPr>
          <w:t>explain</w:t>
        </w:r>
        <w:proofErr w:type="gramEnd"/>
        <w:r w:rsidRPr="00AB62A8">
          <w:rPr>
            <w:sz w:val="30"/>
            <w:szCs w:val="26"/>
          </w:rPr>
          <w:t xml:space="preserve"> verbose select * from address where phone = '991562402283';</w:t>
        </w:r>
      </w:ins>
    </w:p>
    <w:p w:rsidR="00AB62A8" w:rsidRDefault="00AB62A8">
      <w:pPr>
        <w:pStyle w:val="NoSpacing"/>
        <w:rPr>
          <w:ins w:id="481" w:author="Mridul Rajbhar" w:date="2022-10-18T12:24:00Z"/>
          <w:sz w:val="30"/>
          <w:szCs w:val="26"/>
        </w:rPr>
        <w:pPrChange w:id="482" w:author="Mridul Rajbhar" w:date="2022-10-17T17:51:00Z">
          <w:pPr>
            <w:pStyle w:val="NoSpacing"/>
            <w:ind w:left="360"/>
            <w:jc w:val="center"/>
          </w:pPr>
        </w:pPrChange>
      </w:pPr>
    </w:p>
    <w:p w:rsidR="00AB62A8" w:rsidRDefault="00AB62A8">
      <w:pPr>
        <w:pStyle w:val="NoSpacing"/>
        <w:rPr>
          <w:ins w:id="483" w:author="Mridul Rajbhar" w:date="2022-10-18T12:20:00Z"/>
          <w:sz w:val="30"/>
          <w:szCs w:val="26"/>
        </w:rPr>
        <w:pPrChange w:id="484" w:author="Mridul Rajbhar" w:date="2022-10-17T17:51:00Z">
          <w:pPr>
            <w:pStyle w:val="NoSpacing"/>
            <w:ind w:left="360"/>
            <w:jc w:val="center"/>
          </w:pPr>
        </w:pPrChange>
      </w:pPr>
    </w:p>
    <w:p w:rsidR="00322657" w:rsidRPr="00322657" w:rsidRDefault="00322657" w:rsidP="00322657">
      <w:pPr>
        <w:pStyle w:val="NoSpacing"/>
        <w:rPr>
          <w:ins w:id="485" w:author="Mridul Rajbhar" w:date="2022-10-18T12:20:00Z"/>
          <w:sz w:val="30"/>
          <w:szCs w:val="26"/>
        </w:rPr>
      </w:pPr>
      <w:proofErr w:type="gramStart"/>
      <w:ins w:id="486" w:author="Mridul Rajbhar" w:date="2022-10-18T12:20:00Z">
        <w:r w:rsidRPr="00322657">
          <w:rPr>
            <w:sz w:val="30"/>
            <w:szCs w:val="26"/>
          </w:rPr>
          <w:t>explain</w:t>
        </w:r>
        <w:proofErr w:type="gramEnd"/>
        <w:r w:rsidRPr="00322657">
          <w:rPr>
            <w:sz w:val="30"/>
            <w:szCs w:val="26"/>
          </w:rPr>
          <w:t xml:space="preserve"> (format </w:t>
        </w:r>
        <w:proofErr w:type="spellStart"/>
        <w:r w:rsidRPr="00322657">
          <w:rPr>
            <w:sz w:val="30"/>
            <w:szCs w:val="26"/>
          </w:rPr>
          <w:t>json</w:t>
        </w:r>
        <w:proofErr w:type="spellEnd"/>
        <w:r w:rsidRPr="00322657">
          <w:rPr>
            <w:sz w:val="30"/>
            <w:szCs w:val="26"/>
          </w:rPr>
          <w:t>) select * from address where phone = '991562402283';</w:t>
        </w:r>
      </w:ins>
    </w:p>
    <w:p w:rsidR="00322657" w:rsidRDefault="00322657">
      <w:pPr>
        <w:pStyle w:val="NoSpacing"/>
        <w:rPr>
          <w:ins w:id="487" w:author="Mridul Rajbhar" w:date="2022-10-18T12:23:00Z"/>
          <w:sz w:val="30"/>
          <w:szCs w:val="26"/>
        </w:rPr>
        <w:pPrChange w:id="488" w:author="Mridul Rajbhar" w:date="2022-10-17T17:51:00Z">
          <w:pPr>
            <w:pStyle w:val="NoSpacing"/>
            <w:ind w:left="360"/>
            <w:jc w:val="center"/>
          </w:pPr>
        </w:pPrChange>
      </w:pPr>
      <w:ins w:id="489" w:author="Mridul Rajbhar" w:date="2022-10-18T12:20:00Z">
        <w:r w:rsidRPr="00322657">
          <w:rPr>
            <w:sz w:val="30"/>
            <w:szCs w:val="26"/>
          </w:rPr>
          <w:lastRenderedPageBreak/>
          <w:t xml:space="preserve">                          QUERY PLAN</w:t>
        </w:r>
      </w:ins>
    </w:p>
    <w:p w:rsidR="00322657" w:rsidRDefault="00322657">
      <w:pPr>
        <w:pStyle w:val="NoSpacing"/>
        <w:rPr>
          <w:ins w:id="490" w:author="Mridul Rajbhar" w:date="2022-10-18T12:23:00Z"/>
          <w:sz w:val="30"/>
          <w:szCs w:val="26"/>
        </w:rPr>
        <w:pPrChange w:id="491" w:author="Mridul Rajbhar" w:date="2022-10-17T17:51:00Z">
          <w:pPr>
            <w:pStyle w:val="NoSpacing"/>
            <w:ind w:left="360"/>
            <w:jc w:val="center"/>
          </w:pPr>
        </w:pPrChange>
      </w:pPr>
    </w:p>
    <w:p w:rsidR="00322657" w:rsidRDefault="00322657">
      <w:pPr>
        <w:pStyle w:val="NoSpacing"/>
        <w:rPr>
          <w:ins w:id="492" w:author="Mridul Rajbhar" w:date="2022-10-18T12:23:00Z"/>
          <w:sz w:val="30"/>
          <w:szCs w:val="26"/>
        </w:rPr>
        <w:pPrChange w:id="493" w:author="Mridul Rajbhar" w:date="2022-10-17T17:51:00Z">
          <w:pPr>
            <w:pStyle w:val="NoSpacing"/>
            <w:ind w:left="360"/>
            <w:jc w:val="center"/>
          </w:pPr>
        </w:pPrChange>
      </w:pPr>
    </w:p>
    <w:p w:rsidR="00322657" w:rsidRDefault="00322657">
      <w:pPr>
        <w:pStyle w:val="NoSpacing"/>
        <w:rPr>
          <w:ins w:id="494" w:author="Mridul Rajbhar" w:date="2022-10-18T12:27:00Z"/>
          <w:sz w:val="30"/>
          <w:szCs w:val="26"/>
        </w:rPr>
        <w:pPrChange w:id="495" w:author="Mridul Rajbhar" w:date="2022-10-17T17:51:00Z">
          <w:pPr>
            <w:pStyle w:val="NoSpacing"/>
            <w:ind w:left="360"/>
            <w:jc w:val="center"/>
          </w:pPr>
        </w:pPrChange>
      </w:pPr>
      <w:proofErr w:type="gramStart"/>
      <w:ins w:id="496" w:author="Mridul Rajbhar" w:date="2022-10-18T12:23:00Z">
        <w:r w:rsidRPr="00322657">
          <w:rPr>
            <w:sz w:val="30"/>
            <w:szCs w:val="26"/>
          </w:rPr>
          <w:t>drop</w:t>
        </w:r>
        <w:proofErr w:type="gramEnd"/>
        <w:r w:rsidRPr="00322657">
          <w:rPr>
            <w:sz w:val="30"/>
            <w:szCs w:val="26"/>
          </w:rPr>
          <w:t xml:space="preserve"> index if exists </w:t>
        </w:r>
        <w:proofErr w:type="spellStart"/>
        <w:r w:rsidRPr="00322657">
          <w:rPr>
            <w:sz w:val="30"/>
            <w:szCs w:val="26"/>
          </w:rPr>
          <w:t>idx_address_phone</w:t>
        </w:r>
        <w:proofErr w:type="spellEnd"/>
        <w:r w:rsidRPr="00322657">
          <w:rPr>
            <w:sz w:val="30"/>
            <w:szCs w:val="26"/>
          </w:rPr>
          <w:t>;</w:t>
        </w:r>
      </w:ins>
    </w:p>
    <w:p w:rsidR="00DD4666" w:rsidRDefault="00DD4666">
      <w:pPr>
        <w:pStyle w:val="NoSpacing"/>
        <w:rPr>
          <w:ins w:id="497" w:author="Mridul Rajbhar" w:date="2022-10-18T12:27:00Z"/>
          <w:sz w:val="30"/>
          <w:szCs w:val="26"/>
        </w:rPr>
        <w:pPrChange w:id="498" w:author="Mridul Rajbhar" w:date="2022-10-17T17:51:00Z">
          <w:pPr>
            <w:pStyle w:val="NoSpacing"/>
            <w:ind w:left="360"/>
            <w:jc w:val="center"/>
          </w:pPr>
        </w:pPrChange>
      </w:pPr>
    </w:p>
    <w:p w:rsidR="00DD4666" w:rsidRPr="00F46F4B" w:rsidRDefault="00DD4666">
      <w:pPr>
        <w:pStyle w:val="NoSpacing"/>
        <w:rPr>
          <w:ins w:id="499" w:author="Mridul Rajbhar" w:date="2022-10-18T12:28:00Z"/>
          <w:b/>
          <w:sz w:val="30"/>
          <w:szCs w:val="26"/>
          <w:rPrChange w:id="500" w:author="Mridul Rajbhar" w:date="2022-10-19T11:17:00Z">
            <w:rPr>
              <w:ins w:id="501" w:author="Mridul Rajbhar" w:date="2022-10-18T12:28:00Z"/>
              <w:sz w:val="30"/>
              <w:szCs w:val="26"/>
            </w:rPr>
          </w:rPrChange>
        </w:rPr>
        <w:pPrChange w:id="502" w:author="Mridul Rajbhar" w:date="2022-10-17T17:51:00Z">
          <w:pPr>
            <w:pStyle w:val="NoSpacing"/>
            <w:ind w:left="360"/>
            <w:jc w:val="center"/>
          </w:pPr>
        </w:pPrChange>
      </w:pPr>
      <w:proofErr w:type="spellStart"/>
      <w:proofErr w:type="gramStart"/>
      <w:ins w:id="503" w:author="Mridul Rajbhar" w:date="2022-10-18T12:27:00Z">
        <w:r w:rsidRPr="00F46F4B">
          <w:rPr>
            <w:b/>
            <w:sz w:val="30"/>
            <w:szCs w:val="26"/>
            <w:rPrChange w:id="504" w:author="Mridul Rajbhar" w:date="2022-10-19T11:17:00Z">
              <w:rPr>
                <w:sz w:val="30"/>
                <w:szCs w:val="26"/>
              </w:rPr>
            </w:rPrChange>
          </w:rPr>
          <w:t>pg_indexes</w:t>
        </w:r>
        <w:proofErr w:type="spellEnd"/>
        <w:proofErr w:type="gramEnd"/>
        <w:r w:rsidRPr="00F46F4B">
          <w:rPr>
            <w:b/>
            <w:sz w:val="30"/>
            <w:szCs w:val="26"/>
            <w:rPrChange w:id="505" w:author="Mridul Rajbhar" w:date="2022-10-19T11:17:00Z">
              <w:rPr>
                <w:sz w:val="30"/>
                <w:szCs w:val="26"/>
              </w:rPr>
            </w:rPrChange>
          </w:rPr>
          <w:t xml:space="preserve"> view is used to show index details.</w:t>
        </w:r>
      </w:ins>
    </w:p>
    <w:p w:rsidR="00361C9C" w:rsidRPr="00361C9C" w:rsidRDefault="00361C9C" w:rsidP="00361C9C">
      <w:pPr>
        <w:pStyle w:val="NoSpacing"/>
        <w:rPr>
          <w:ins w:id="506" w:author="Mridul Rajbhar" w:date="2022-10-18T12:28:00Z"/>
          <w:sz w:val="30"/>
          <w:szCs w:val="26"/>
        </w:rPr>
      </w:pPr>
      <w:proofErr w:type="gramStart"/>
      <w:ins w:id="507" w:author="Mridul Rajbhar" w:date="2022-10-18T12:28:00Z">
        <w:r w:rsidRPr="00361C9C">
          <w:rPr>
            <w:sz w:val="30"/>
            <w:szCs w:val="26"/>
          </w:rPr>
          <w:t>select</w:t>
        </w:r>
        <w:proofErr w:type="gramEnd"/>
      </w:ins>
    </w:p>
    <w:p w:rsidR="00361C9C" w:rsidRPr="00361C9C" w:rsidRDefault="00361C9C" w:rsidP="00361C9C">
      <w:pPr>
        <w:pStyle w:val="NoSpacing"/>
        <w:rPr>
          <w:ins w:id="508" w:author="Mridul Rajbhar" w:date="2022-10-18T12:28:00Z"/>
          <w:sz w:val="30"/>
          <w:szCs w:val="26"/>
        </w:rPr>
      </w:pPr>
      <w:proofErr w:type="spellStart"/>
      <w:proofErr w:type="gramStart"/>
      <w:ins w:id="509" w:author="Mridul Rajbhar" w:date="2022-10-18T12:28:00Z">
        <w:r w:rsidRPr="00361C9C">
          <w:rPr>
            <w:sz w:val="30"/>
            <w:szCs w:val="26"/>
          </w:rPr>
          <w:t>tablename</w:t>
        </w:r>
        <w:proofErr w:type="spellEnd"/>
        <w:proofErr w:type="gramEnd"/>
        <w:r w:rsidRPr="00361C9C">
          <w:rPr>
            <w:sz w:val="30"/>
            <w:szCs w:val="26"/>
          </w:rPr>
          <w:t xml:space="preserve">, </w:t>
        </w:r>
        <w:proofErr w:type="spellStart"/>
        <w:r w:rsidRPr="00361C9C">
          <w:rPr>
            <w:sz w:val="30"/>
            <w:szCs w:val="26"/>
          </w:rPr>
          <w:t>indexname</w:t>
        </w:r>
        <w:proofErr w:type="spellEnd"/>
        <w:r w:rsidRPr="00361C9C">
          <w:rPr>
            <w:sz w:val="30"/>
            <w:szCs w:val="26"/>
          </w:rPr>
          <w:t xml:space="preserve">, </w:t>
        </w:r>
        <w:proofErr w:type="spellStart"/>
        <w:r w:rsidRPr="00361C9C">
          <w:rPr>
            <w:sz w:val="30"/>
            <w:szCs w:val="26"/>
          </w:rPr>
          <w:t>indexdef</w:t>
        </w:r>
        <w:proofErr w:type="spellEnd"/>
      </w:ins>
    </w:p>
    <w:p w:rsidR="00361C9C" w:rsidRPr="00361C9C" w:rsidRDefault="00361C9C" w:rsidP="00361C9C">
      <w:pPr>
        <w:pStyle w:val="NoSpacing"/>
        <w:rPr>
          <w:ins w:id="510" w:author="Mridul Rajbhar" w:date="2022-10-18T12:28:00Z"/>
          <w:sz w:val="30"/>
          <w:szCs w:val="26"/>
        </w:rPr>
      </w:pPr>
      <w:proofErr w:type="gramStart"/>
      <w:ins w:id="511" w:author="Mridul Rajbhar" w:date="2022-10-18T12:28:00Z">
        <w:r w:rsidRPr="00361C9C">
          <w:rPr>
            <w:sz w:val="30"/>
            <w:szCs w:val="26"/>
          </w:rPr>
          <w:t>from</w:t>
        </w:r>
        <w:proofErr w:type="gramEnd"/>
        <w:r w:rsidRPr="00361C9C">
          <w:rPr>
            <w:sz w:val="30"/>
            <w:szCs w:val="26"/>
          </w:rPr>
          <w:t xml:space="preserve"> </w:t>
        </w:r>
        <w:proofErr w:type="spellStart"/>
        <w:r w:rsidRPr="00361C9C">
          <w:rPr>
            <w:sz w:val="30"/>
            <w:szCs w:val="26"/>
          </w:rPr>
          <w:t>pg_indexes</w:t>
        </w:r>
        <w:proofErr w:type="spellEnd"/>
      </w:ins>
    </w:p>
    <w:p w:rsidR="00361C9C" w:rsidRPr="00361C9C" w:rsidRDefault="00361C9C" w:rsidP="00361C9C">
      <w:pPr>
        <w:pStyle w:val="NoSpacing"/>
        <w:rPr>
          <w:ins w:id="512" w:author="Mridul Rajbhar" w:date="2022-10-18T12:28:00Z"/>
          <w:sz w:val="30"/>
          <w:szCs w:val="26"/>
        </w:rPr>
      </w:pPr>
      <w:proofErr w:type="gramStart"/>
      <w:ins w:id="513" w:author="Mridul Rajbhar" w:date="2022-10-18T12:28:00Z">
        <w:r w:rsidRPr="00361C9C">
          <w:rPr>
            <w:sz w:val="30"/>
            <w:szCs w:val="26"/>
          </w:rPr>
          <w:t>where</w:t>
        </w:r>
        <w:proofErr w:type="gramEnd"/>
        <w:r w:rsidRPr="00361C9C">
          <w:rPr>
            <w:sz w:val="30"/>
            <w:szCs w:val="26"/>
          </w:rPr>
          <w:t xml:space="preserve"> </w:t>
        </w:r>
        <w:proofErr w:type="spellStart"/>
        <w:r w:rsidRPr="00361C9C">
          <w:rPr>
            <w:sz w:val="30"/>
            <w:szCs w:val="26"/>
          </w:rPr>
          <w:t>schemaname</w:t>
        </w:r>
        <w:proofErr w:type="spellEnd"/>
        <w:r w:rsidRPr="00361C9C">
          <w:rPr>
            <w:sz w:val="30"/>
            <w:szCs w:val="26"/>
          </w:rPr>
          <w:t xml:space="preserve"> = 'public'</w:t>
        </w:r>
      </w:ins>
    </w:p>
    <w:p w:rsidR="00361C9C" w:rsidRPr="00361C9C" w:rsidRDefault="00361C9C" w:rsidP="00361C9C">
      <w:pPr>
        <w:pStyle w:val="NoSpacing"/>
        <w:rPr>
          <w:ins w:id="514" w:author="Mridul Rajbhar" w:date="2022-10-18T12:28:00Z"/>
          <w:sz w:val="30"/>
          <w:szCs w:val="26"/>
        </w:rPr>
      </w:pPr>
      <w:proofErr w:type="gramStart"/>
      <w:ins w:id="515" w:author="Mridul Rajbhar" w:date="2022-10-18T12:28:00Z">
        <w:r w:rsidRPr="00361C9C">
          <w:rPr>
            <w:sz w:val="30"/>
            <w:szCs w:val="26"/>
          </w:rPr>
          <w:t>order</w:t>
        </w:r>
        <w:proofErr w:type="gramEnd"/>
        <w:r w:rsidRPr="00361C9C">
          <w:rPr>
            <w:sz w:val="30"/>
            <w:szCs w:val="26"/>
          </w:rPr>
          <w:t xml:space="preserve"> by</w:t>
        </w:r>
      </w:ins>
    </w:p>
    <w:p w:rsidR="00361C9C" w:rsidRDefault="00361C9C">
      <w:pPr>
        <w:pStyle w:val="NoSpacing"/>
        <w:rPr>
          <w:ins w:id="516" w:author="Mridul Rajbhar" w:date="2022-10-18T12:28:00Z"/>
          <w:sz w:val="30"/>
          <w:szCs w:val="26"/>
        </w:rPr>
        <w:pPrChange w:id="517" w:author="Mridul Rajbhar" w:date="2022-10-17T17:51:00Z">
          <w:pPr>
            <w:pStyle w:val="NoSpacing"/>
            <w:ind w:left="360"/>
            <w:jc w:val="center"/>
          </w:pPr>
        </w:pPrChange>
      </w:pPr>
      <w:proofErr w:type="spellStart"/>
      <w:proofErr w:type="gramStart"/>
      <w:ins w:id="518" w:author="Mridul Rajbhar" w:date="2022-10-18T12:28:00Z">
        <w:r>
          <w:rPr>
            <w:sz w:val="30"/>
            <w:szCs w:val="26"/>
          </w:rPr>
          <w:t>t</w:t>
        </w:r>
        <w:r w:rsidRPr="00361C9C">
          <w:rPr>
            <w:sz w:val="30"/>
            <w:szCs w:val="26"/>
          </w:rPr>
          <w:t>ablename</w:t>
        </w:r>
        <w:proofErr w:type="spellEnd"/>
        <w:proofErr w:type="gramEnd"/>
        <w:r w:rsidRPr="00361C9C">
          <w:rPr>
            <w:sz w:val="30"/>
            <w:szCs w:val="26"/>
          </w:rPr>
          <w:t xml:space="preserve">, </w:t>
        </w:r>
        <w:proofErr w:type="spellStart"/>
        <w:r w:rsidRPr="00361C9C">
          <w:rPr>
            <w:sz w:val="30"/>
            <w:szCs w:val="26"/>
          </w:rPr>
          <w:t>indexname</w:t>
        </w:r>
        <w:proofErr w:type="spellEnd"/>
        <w:r w:rsidRPr="00361C9C">
          <w:rPr>
            <w:sz w:val="30"/>
            <w:szCs w:val="26"/>
          </w:rPr>
          <w:t>;</w:t>
        </w:r>
      </w:ins>
    </w:p>
    <w:p w:rsidR="00C46F0B" w:rsidRDefault="00C46F0B">
      <w:pPr>
        <w:pStyle w:val="NoSpacing"/>
        <w:rPr>
          <w:ins w:id="519" w:author="Mridul Rajbhar" w:date="2022-10-18T12:28:00Z"/>
          <w:sz w:val="30"/>
          <w:szCs w:val="26"/>
        </w:rPr>
        <w:pPrChange w:id="520" w:author="Mridul Rajbhar" w:date="2022-10-17T17:51:00Z">
          <w:pPr>
            <w:pStyle w:val="NoSpacing"/>
            <w:ind w:left="360"/>
            <w:jc w:val="center"/>
          </w:pPr>
        </w:pPrChange>
      </w:pPr>
    </w:p>
    <w:p w:rsidR="00C46F0B" w:rsidRDefault="00FF545D">
      <w:pPr>
        <w:pStyle w:val="NoSpacing"/>
        <w:jc w:val="center"/>
        <w:rPr>
          <w:ins w:id="521" w:author="Mridul Rajbhar" w:date="2022-10-18T13:27:00Z"/>
          <w:b/>
          <w:sz w:val="30"/>
          <w:szCs w:val="26"/>
        </w:rPr>
        <w:pPrChange w:id="522" w:author="Mridul Rajbhar" w:date="2022-10-18T13:27:00Z">
          <w:pPr>
            <w:pStyle w:val="NoSpacing"/>
            <w:ind w:left="360"/>
            <w:jc w:val="center"/>
          </w:pPr>
        </w:pPrChange>
      </w:pPr>
      <w:ins w:id="523" w:author="Mridul Rajbhar" w:date="2022-10-18T13:27:00Z">
        <w:r w:rsidRPr="00FF545D">
          <w:rPr>
            <w:b/>
            <w:sz w:val="30"/>
            <w:szCs w:val="26"/>
            <w:rPrChange w:id="524" w:author="Mridul Rajbhar" w:date="2022-10-18T13:27:00Z">
              <w:rPr>
                <w:sz w:val="30"/>
                <w:szCs w:val="26"/>
              </w:rPr>
            </w:rPrChange>
          </w:rPr>
          <w:t>PSQL</w:t>
        </w:r>
      </w:ins>
    </w:p>
    <w:p w:rsidR="00FF545D" w:rsidRDefault="00FF545D">
      <w:pPr>
        <w:pStyle w:val="NoSpacing"/>
        <w:rPr>
          <w:ins w:id="525" w:author="Mridul Rajbhar" w:date="2022-10-18T13:39:00Z"/>
          <w:sz w:val="30"/>
          <w:szCs w:val="26"/>
        </w:rPr>
        <w:pPrChange w:id="526" w:author="Mridul Rajbhar" w:date="2022-10-18T13:27:00Z">
          <w:pPr>
            <w:pStyle w:val="NoSpacing"/>
            <w:ind w:left="360"/>
            <w:jc w:val="center"/>
          </w:pPr>
        </w:pPrChange>
      </w:pPr>
      <w:ins w:id="527" w:author="Mridul Rajbhar" w:date="2022-10-18T13:27:00Z">
        <w:r>
          <w:rPr>
            <w:sz w:val="30"/>
            <w:szCs w:val="26"/>
          </w:rPr>
          <w:t xml:space="preserve">Sequence </w:t>
        </w:r>
        <w:r w:rsidRPr="00FF545D">
          <w:rPr>
            <w:sz w:val="30"/>
            <w:szCs w:val="26"/>
          </w:rPr>
          <w:sym w:font="Wingdings" w:char="F0E0"/>
        </w:r>
        <w:r>
          <w:rPr>
            <w:sz w:val="30"/>
            <w:szCs w:val="26"/>
          </w:rPr>
          <w:t xml:space="preserve"> </w:t>
        </w:r>
      </w:ins>
      <w:ins w:id="528" w:author="Mridul Rajbhar" w:date="2022-10-18T13:38:00Z">
        <w:r w:rsidR="00F964EB">
          <w:rPr>
            <w:sz w:val="30"/>
            <w:szCs w:val="26"/>
          </w:rPr>
          <w:t>it is user-defined schema</w:t>
        </w:r>
      </w:ins>
      <w:ins w:id="529" w:author="Mridul Rajbhar" w:date="2022-10-18T13:39:00Z">
        <w:r w:rsidR="00F964EB">
          <w:rPr>
            <w:sz w:val="30"/>
            <w:szCs w:val="26"/>
          </w:rPr>
          <w:t>-bound object that yields sequence of the integers based on the specified condition.</w:t>
        </w:r>
      </w:ins>
    </w:p>
    <w:p w:rsidR="00686BB2" w:rsidRDefault="00686BB2">
      <w:pPr>
        <w:pStyle w:val="NoSpacing"/>
        <w:rPr>
          <w:ins w:id="530" w:author="Mridul Rajbhar" w:date="2022-10-18T13:40:00Z"/>
          <w:sz w:val="30"/>
          <w:szCs w:val="26"/>
        </w:rPr>
        <w:pPrChange w:id="531" w:author="Mridul Rajbhar" w:date="2022-10-18T13:27:00Z">
          <w:pPr>
            <w:pStyle w:val="NoSpacing"/>
            <w:ind w:left="360"/>
            <w:jc w:val="center"/>
          </w:pPr>
        </w:pPrChange>
      </w:pPr>
      <w:proofErr w:type="spellStart"/>
      <w:ins w:id="532" w:author="Mridul Rajbhar" w:date="2022-10-18T13:40:00Z">
        <w:r>
          <w:rPr>
            <w:sz w:val="30"/>
            <w:szCs w:val="26"/>
          </w:rPr>
          <w:t>e.g</w:t>
        </w:r>
        <w:proofErr w:type="spellEnd"/>
        <w:r>
          <w:rPr>
            <w:sz w:val="30"/>
            <w:szCs w:val="26"/>
          </w:rPr>
          <w:t xml:space="preserve"> </w:t>
        </w:r>
      </w:ins>
    </w:p>
    <w:p w:rsidR="00686BB2" w:rsidRDefault="00686BB2">
      <w:pPr>
        <w:pStyle w:val="NoSpacing"/>
        <w:rPr>
          <w:ins w:id="533" w:author="Mridul Rajbhar" w:date="2022-10-18T13:40:00Z"/>
          <w:sz w:val="30"/>
          <w:szCs w:val="26"/>
        </w:rPr>
        <w:pPrChange w:id="534" w:author="Mridul Rajbhar" w:date="2022-10-18T13:27:00Z">
          <w:pPr>
            <w:pStyle w:val="NoSpacing"/>
            <w:ind w:left="360"/>
            <w:jc w:val="center"/>
          </w:pPr>
        </w:pPrChange>
      </w:pPr>
    </w:p>
    <w:p w:rsidR="00686BB2" w:rsidRDefault="00686BB2">
      <w:pPr>
        <w:pStyle w:val="NoSpacing"/>
        <w:rPr>
          <w:ins w:id="535" w:author="Mridul Rajbhar" w:date="2022-10-18T13:40:00Z"/>
          <w:sz w:val="30"/>
          <w:szCs w:val="26"/>
        </w:rPr>
        <w:pPrChange w:id="536" w:author="Mridul Rajbhar" w:date="2022-10-18T13:27:00Z">
          <w:pPr>
            <w:pStyle w:val="NoSpacing"/>
            <w:ind w:left="360"/>
            <w:jc w:val="center"/>
          </w:pPr>
        </w:pPrChange>
      </w:pPr>
      <w:ins w:id="537" w:author="Mridul Rajbhar" w:date="2022-10-18T13:40:00Z">
        <w:r>
          <w:rPr>
            <w:sz w:val="30"/>
            <w:szCs w:val="26"/>
          </w:rPr>
          <w:t>Create sequence:</w:t>
        </w:r>
      </w:ins>
    </w:p>
    <w:p w:rsidR="00686BB2" w:rsidRPr="00686BB2"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38" w:author="Mridul Rajbhar" w:date="2022-10-18T13:40:00Z"/>
          <w:rFonts w:ascii="Consolas" w:eastAsia="Times New Roman" w:hAnsi="Consolas" w:cs="Courier New"/>
          <w:color w:val="FFFFFF"/>
          <w:spacing w:val="2"/>
          <w:sz w:val="24"/>
          <w:szCs w:val="24"/>
        </w:rPr>
      </w:pPr>
      <w:ins w:id="539" w:author="Mridul Rajbhar" w:date="2022-10-18T13:40:00Z">
        <w:r w:rsidRPr="00686BB2">
          <w:rPr>
            <w:rFonts w:ascii="Consolas" w:eastAsia="Times New Roman" w:hAnsi="Consolas" w:cs="Courier New"/>
            <w:b/>
            <w:bCs/>
            <w:color w:val="FFFFFF"/>
            <w:spacing w:val="2"/>
            <w:sz w:val="24"/>
            <w:szCs w:val="24"/>
            <w:bdr w:val="none" w:sz="0" w:space="0" w:color="auto" w:frame="1"/>
          </w:rPr>
          <w:t>Syntax:</w:t>
        </w:r>
      </w:ins>
    </w:p>
    <w:p w:rsidR="00686BB2" w:rsidRPr="0084486F"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40" w:author="Mridul Rajbhar" w:date="2022-10-18T13:40:00Z"/>
          <w:rFonts w:ascii="Consolas" w:eastAsia="Times New Roman" w:hAnsi="Consolas" w:cs="Courier New"/>
          <w:color w:val="000000" w:themeColor="text1"/>
          <w:spacing w:val="2"/>
          <w:sz w:val="24"/>
          <w:szCs w:val="24"/>
          <w:rPrChange w:id="541" w:author="Mridul Rajbhar" w:date="2022-10-18T13:40:00Z">
            <w:rPr>
              <w:ins w:id="542" w:author="Mridul Rajbhar" w:date="2022-10-18T13:40:00Z"/>
              <w:rFonts w:ascii="Consolas" w:eastAsia="Times New Roman" w:hAnsi="Consolas" w:cs="Courier New"/>
              <w:color w:val="FFFFFF"/>
              <w:spacing w:val="2"/>
              <w:sz w:val="24"/>
              <w:szCs w:val="24"/>
            </w:rPr>
          </w:rPrChange>
        </w:rPr>
      </w:pPr>
      <w:ins w:id="543" w:author="Mridul Rajbhar" w:date="2022-10-18T13:40:00Z">
        <w:r w:rsidRPr="0084486F">
          <w:rPr>
            <w:rFonts w:ascii="Consolas" w:eastAsia="Times New Roman" w:hAnsi="Consolas" w:cs="Courier New"/>
            <w:color w:val="000000" w:themeColor="text1"/>
            <w:spacing w:val="2"/>
            <w:sz w:val="24"/>
            <w:szCs w:val="24"/>
            <w:rPrChange w:id="544" w:author="Mridul Rajbhar" w:date="2022-10-18T13:40:00Z">
              <w:rPr>
                <w:rFonts w:ascii="Consolas" w:eastAsia="Times New Roman" w:hAnsi="Consolas" w:cs="Courier New"/>
                <w:color w:val="FFFFFF"/>
                <w:spacing w:val="2"/>
                <w:sz w:val="24"/>
                <w:szCs w:val="24"/>
              </w:rPr>
            </w:rPrChange>
          </w:rPr>
          <w:t xml:space="preserve">CREATE SEQUENCE </w:t>
        </w:r>
        <w:proofErr w:type="gramStart"/>
        <w:r w:rsidRPr="0084486F">
          <w:rPr>
            <w:rFonts w:ascii="Consolas" w:eastAsia="Times New Roman" w:hAnsi="Consolas" w:cs="Courier New"/>
            <w:color w:val="000000" w:themeColor="text1"/>
            <w:spacing w:val="2"/>
            <w:sz w:val="24"/>
            <w:szCs w:val="24"/>
            <w:rPrChange w:id="545" w:author="Mridul Rajbhar" w:date="2022-10-18T13:40:00Z">
              <w:rPr>
                <w:rFonts w:ascii="Consolas" w:eastAsia="Times New Roman" w:hAnsi="Consolas" w:cs="Courier New"/>
                <w:color w:val="FFFFFF"/>
                <w:spacing w:val="2"/>
                <w:sz w:val="24"/>
                <w:szCs w:val="24"/>
              </w:rPr>
            </w:rPrChange>
          </w:rPr>
          <w:t>[ IF</w:t>
        </w:r>
        <w:proofErr w:type="gramEnd"/>
        <w:r w:rsidRPr="0084486F">
          <w:rPr>
            <w:rFonts w:ascii="Consolas" w:eastAsia="Times New Roman" w:hAnsi="Consolas" w:cs="Courier New"/>
            <w:color w:val="000000" w:themeColor="text1"/>
            <w:spacing w:val="2"/>
            <w:sz w:val="24"/>
            <w:szCs w:val="24"/>
            <w:rPrChange w:id="546" w:author="Mridul Rajbhar" w:date="2022-10-18T13:40:00Z">
              <w:rPr>
                <w:rFonts w:ascii="Consolas" w:eastAsia="Times New Roman" w:hAnsi="Consolas" w:cs="Courier New"/>
                <w:color w:val="FFFFFF"/>
                <w:spacing w:val="2"/>
                <w:sz w:val="24"/>
                <w:szCs w:val="24"/>
              </w:rPr>
            </w:rPrChange>
          </w:rPr>
          <w:t xml:space="preserve"> NOT EXISTS ] </w:t>
        </w:r>
        <w:proofErr w:type="spellStart"/>
        <w:r w:rsidRPr="0084486F">
          <w:rPr>
            <w:rFonts w:ascii="Consolas" w:eastAsia="Times New Roman" w:hAnsi="Consolas" w:cs="Courier New"/>
            <w:color w:val="000000" w:themeColor="text1"/>
            <w:spacing w:val="2"/>
            <w:sz w:val="24"/>
            <w:szCs w:val="24"/>
            <w:rPrChange w:id="547" w:author="Mridul Rajbhar" w:date="2022-10-18T13:40:00Z">
              <w:rPr>
                <w:rFonts w:ascii="Consolas" w:eastAsia="Times New Roman" w:hAnsi="Consolas" w:cs="Courier New"/>
                <w:color w:val="FFFFFF"/>
                <w:spacing w:val="2"/>
                <w:sz w:val="24"/>
                <w:szCs w:val="24"/>
              </w:rPr>
            </w:rPrChange>
          </w:rPr>
          <w:t>sequence_name</w:t>
        </w:r>
        <w:proofErr w:type="spellEnd"/>
      </w:ins>
    </w:p>
    <w:p w:rsidR="00686BB2" w:rsidRPr="0084486F"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48" w:author="Mridul Rajbhar" w:date="2022-10-18T13:40:00Z"/>
          <w:rFonts w:ascii="Consolas" w:eastAsia="Times New Roman" w:hAnsi="Consolas" w:cs="Courier New"/>
          <w:color w:val="000000" w:themeColor="text1"/>
          <w:spacing w:val="2"/>
          <w:sz w:val="24"/>
          <w:szCs w:val="24"/>
          <w:rPrChange w:id="549" w:author="Mridul Rajbhar" w:date="2022-10-18T13:40:00Z">
            <w:rPr>
              <w:ins w:id="550" w:author="Mridul Rajbhar" w:date="2022-10-18T13:40:00Z"/>
              <w:rFonts w:ascii="Consolas" w:eastAsia="Times New Roman" w:hAnsi="Consolas" w:cs="Courier New"/>
              <w:color w:val="FFFFFF"/>
              <w:spacing w:val="2"/>
              <w:sz w:val="24"/>
              <w:szCs w:val="24"/>
            </w:rPr>
          </w:rPrChange>
        </w:rPr>
      </w:pPr>
      <w:ins w:id="551" w:author="Mridul Rajbhar" w:date="2022-10-18T13:40:00Z">
        <w:r w:rsidRPr="0084486F">
          <w:rPr>
            <w:rFonts w:ascii="Consolas" w:eastAsia="Times New Roman" w:hAnsi="Consolas" w:cs="Courier New"/>
            <w:color w:val="000000" w:themeColor="text1"/>
            <w:spacing w:val="2"/>
            <w:sz w:val="24"/>
            <w:szCs w:val="24"/>
            <w:rPrChange w:id="552" w:author="Mridul Rajbhar" w:date="2022-10-18T13:40:00Z">
              <w:rPr>
                <w:rFonts w:ascii="Consolas" w:eastAsia="Times New Roman" w:hAnsi="Consolas" w:cs="Courier New"/>
                <w:color w:val="FFFFFF"/>
                <w:spacing w:val="2"/>
                <w:sz w:val="24"/>
                <w:szCs w:val="24"/>
              </w:rPr>
            </w:rPrChange>
          </w:rPr>
          <w:t xml:space="preserve">    </w:t>
        </w:r>
        <w:proofErr w:type="gramStart"/>
        <w:r w:rsidRPr="0084486F">
          <w:rPr>
            <w:rFonts w:ascii="Consolas" w:eastAsia="Times New Roman" w:hAnsi="Consolas" w:cs="Courier New"/>
            <w:color w:val="000000" w:themeColor="text1"/>
            <w:spacing w:val="2"/>
            <w:sz w:val="24"/>
            <w:szCs w:val="24"/>
            <w:rPrChange w:id="553" w:author="Mridul Rajbhar" w:date="2022-10-18T13:40:00Z">
              <w:rPr>
                <w:rFonts w:ascii="Consolas" w:eastAsia="Times New Roman" w:hAnsi="Consolas" w:cs="Courier New"/>
                <w:color w:val="FFFFFF"/>
                <w:spacing w:val="2"/>
                <w:sz w:val="24"/>
                <w:szCs w:val="24"/>
              </w:rPr>
            </w:rPrChange>
          </w:rPr>
          <w:t>[ AS</w:t>
        </w:r>
        <w:proofErr w:type="gramEnd"/>
        <w:r w:rsidRPr="0084486F">
          <w:rPr>
            <w:rFonts w:ascii="Consolas" w:eastAsia="Times New Roman" w:hAnsi="Consolas" w:cs="Courier New"/>
            <w:color w:val="000000" w:themeColor="text1"/>
            <w:spacing w:val="2"/>
            <w:sz w:val="24"/>
            <w:szCs w:val="24"/>
            <w:rPrChange w:id="554" w:author="Mridul Rajbhar" w:date="2022-10-18T13:40:00Z">
              <w:rPr>
                <w:rFonts w:ascii="Consolas" w:eastAsia="Times New Roman" w:hAnsi="Consolas" w:cs="Courier New"/>
                <w:color w:val="FFFFFF"/>
                <w:spacing w:val="2"/>
                <w:sz w:val="24"/>
                <w:szCs w:val="24"/>
              </w:rPr>
            </w:rPrChange>
          </w:rPr>
          <w:t xml:space="preserve"> { SMALLINT | INT | BIGINT } ]</w:t>
        </w:r>
      </w:ins>
    </w:p>
    <w:p w:rsidR="00686BB2" w:rsidRPr="0084486F"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55" w:author="Mridul Rajbhar" w:date="2022-10-18T13:40:00Z"/>
          <w:rFonts w:ascii="Consolas" w:eastAsia="Times New Roman" w:hAnsi="Consolas" w:cs="Courier New"/>
          <w:color w:val="000000" w:themeColor="text1"/>
          <w:spacing w:val="2"/>
          <w:sz w:val="24"/>
          <w:szCs w:val="24"/>
          <w:rPrChange w:id="556" w:author="Mridul Rajbhar" w:date="2022-10-18T13:40:00Z">
            <w:rPr>
              <w:ins w:id="557" w:author="Mridul Rajbhar" w:date="2022-10-18T13:40:00Z"/>
              <w:rFonts w:ascii="Consolas" w:eastAsia="Times New Roman" w:hAnsi="Consolas" w:cs="Courier New"/>
              <w:color w:val="FFFFFF"/>
              <w:spacing w:val="2"/>
              <w:sz w:val="24"/>
              <w:szCs w:val="24"/>
            </w:rPr>
          </w:rPrChange>
        </w:rPr>
      </w:pPr>
      <w:ins w:id="558" w:author="Mridul Rajbhar" w:date="2022-10-18T13:40:00Z">
        <w:r w:rsidRPr="0084486F">
          <w:rPr>
            <w:rFonts w:ascii="Consolas" w:eastAsia="Times New Roman" w:hAnsi="Consolas" w:cs="Courier New"/>
            <w:color w:val="000000" w:themeColor="text1"/>
            <w:spacing w:val="2"/>
            <w:sz w:val="24"/>
            <w:szCs w:val="24"/>
            <w:rPrChange w:id="559" w:author="Mridul Rajbhar" w:date="2022-10-18T13:40:00Z">
              <w:rPr>
                <w:rFonts w:ascii="Consolas" w:eastAsia="Times New Roman" w:hAnsi="Consolas" w:cs="Courier New"/>
                <w:color w:val="FFFFFF"/>
                <w:spacing w:val="2"/>
                <w:sz w:val="24"/>
                <w:szCs w:val="24"/>
              </w:rPr>
            </w:rPrChange>
          </w:rPr>
          <w:t xml:space="preserve">    </w:t>
        </w:r>
        <w:proofErr w:type="gramStart"/>
        <w:r w:rsidRPr="0084486F">
          <w:rPr>
            <w:rFonts w:ascii="Consolas" w:eastAsia="Times New Roman" w:hAnsi="Consolas" w:cs="Courier New"/>
            <w:color w:val="000000" w:themeColor="text1"/>
            <w:spacing w:val="2"/>
            <w:sz w:val="24"/>
            <w:szCs w:val="24"/>
            <w:rPrChange w:id="560" w:author="Mridul Rajbhar" w:date="2022-10-18T13:40:00Z">
              <w:rPr>
                <w:rFonts w:ascii="Consolas" w:eastAsia="Times New Roman" w:hAnsi="Consolas" w:cs="Courier New"/>
                <w:color w:val="FFFFFF"/>
                <w:spacing w:val="2"/>
                <w:sz w:val="24"/>
                <w:szCs w:val="24"/>
              </w:rPr>
            </w:rPrChange>
          </w:rPr>
          <w:t>[ INCREMENT</w:t>
        </w:r>
        <w:proofErr w:type="gramEnd"/>
        <w:r w:rsidRPr="0084486F">
          <w:rPr>
            <w:rFonts w:ascii="Consolas" w:eastAsia="Times New Roman" w:hAnsi="Consolas" w:cs="Courier New"/>
            <w:color w:val="000000" w:themeColor="text1"/>
            <w:spacing w:val="2"/>
            <w:sz w:val="24"/>
            <w:szCs w:val="24"/>
            <w:rPrChange w:id="561" w:author="Mridul Rajbhar" w:date="2022-10-18T13:40:00Z">
              <w:rPr>
                <w:rFonts w:ascii="Consolas" w:eastAsia="Times New Roman" w:hAnsi="Consolas" w:cs="Courier New"/>
                <w:color w:val="FFFFFF"/>
                <w:spacing w:val="2"/>
                <w:sz w:val="24"/>
                <w:szCs w:val="24"/>
              </w:rPr>
            </w:rPrChange>
          </w:rPr>
          <w:t xml:space="preserve"> [ BY ] increment ]</w:t>
        </w:r>
      </w:ins>
    </w:p>
    <w:p w:rsidR="00686BB2" w:rsidRPr="0084486F"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62" w:author="Mridul Rajbhar" w:date="2022-10-18T13:40:00Z"/>
          <w:rFonts w:ascii="Consolas" w:eastAsia="Times New Roman" w:hAnsi="Consolas" w:cs="Courier New"/>
          <w:color w:val="000000" w:themeColor="text1"/>
          <w:spacing w:val="2"/>
          <w:sz w:val="24"/>
          <w:szCs w:val="24"/>
          <w:rPrChange w:id="563" w:author="Mridul Rajbhar" w:date="2022-10-18T13:40:00Z">
            <w:rPr>
              <w:ins w:id="564" w:author="Mridul Rajbhar" w:date="2022-10-18T13:40:00Z"/>
              <w:rFonts w:ascii="Consolas" w:eastAsia="Times New Roman" w:hAnsi="Consolas" w:cs="Courier New"/>
              <w:color w:val="FFFFFF"/>
              <w:spacing w:val="2"/>
              <w:sz w:val="24"/>
              <w:szCs w:val="24"/>
            </w:rPr>
          </w:rPrChange>
        </w:rPr>
      </w:pPr>
      <w:ins w:id="565" w:author="Mridul Rajbhar" w:date="2022-10-18T13:40:00Z">
        <w:r w:rsidRPr="0084486F">
          <w:rPr>
            <w:rFonts w:ascii="Consolas" w:eastAsia="Times New Roman" w:hAnsi="Consolas" w:cs="Courier New"/>
            <w:color w:val="000000" w:themeColor="text1"/>
            <w:spacing w:val="2"/>
            <w:sz w:val="24"/>
            <w:szCs w:val="24"/>
            <w:rPrChange w:id="566" w:author="Mridul Rajbhar" w:date="2022-10-18T13:40:00Z">
              <w:rPr>
                <w:rFonts w:ascii="Consolas" w:eastAsia="Times New Roman" w:hAnsi="Consolas" w:cs="Courier New"/>
                <w:color w:val="FFFFFF"/>
                <w:spacing w:val="2"/>
                <w:sz w:val="24"/>
                <w:szCs w:val="24"/>
              </w:rPr>
            </w:rPrChange>
          </w:rPr>
          <w:t xml:space="preserve">    </w:t>
        </w:r>
        <w:proofErr w:type="gramStart"/>
        <w:r w:rsidRPr="0084486F">
          <w:rPr>
            <w:rFonts w:ascii="Consolas" w:eastAsia="Times New Roman" w:hAnsi="Consolas" w:cs="Courier New"/>
            <w:color w:val="000000" w:themeColor="text1"/>
            <w:spacing w:val="2"/>
            <w:sz w:val="24"/>
            <w:szCs w:val="24"/>
            <w:rPrChange w:id="567" w:author="Mridul Rajbhar" w:date="2022-10-18T13:40:00Z">
              <w:rPr>
                <w:rFonts w:ascii="Consolas" w:eastAsia="Times New Roman" w:hAnsi="Consolas" w:cs="Courier New"/>
                <w:color w:val="FFFFFF"/>
                <w:spacing w:val="2"/>
                <w:sz w:val="24"/>
                <w:szCs w:val="24"/>
              </w:rPr>
            </w:rPrChange>
          </w:rPr>
          <w:t>[ MINVALUE</w:t>
        </w:r>
        <w:proofErr w:type="gramEnd"/>
        <w:r w:rsidRPr="0084486F">
          <w:rPr>
            <w:rFonts w:ascii="Consolas" w:eastAsia="Times New Roman" w:hAnsi="Consolas" w:cs="Courier New"/>
            <w:color w:val="000000" w:themeColor="text1"/>
            <w:spacing w:val="2"/>
            <w:sz w:val="24"/>
            <w:szCs w:val="24"/>
            <w:rPrChange w:id="568" w:author="Mridul Rajbhar" w:date="2022-10-18T13:40:00Z">
              <w:rPr>
                <w:rFonts w:ascii="Consolas" w:eastAsia="Times New Roman" w:hAnsi="Consolas" w:cs="Courier New"/>
                <w:color w:val="FFFFFF"/>
                <w:spacing w:val="2"/>
                <w:sz w:val="24"/>
                <w:szCs w:val="24"/>
              </w:rPr>
            </w:rPrChange>
          </w:rPr>
          <w:t xml:space="preserve"> </w:t>
        </w:r>
        <w:proofErr w:type="spellStart"/>
        <w:r w:rsidRPr="0084486F">
          <w:rPr>
            <w:rFonts w:ascii="Consolas" w:eastAsia="Times New Roman" w:hAnsi="Consolas" w:cs="Courier New"/>
            <w:color w:val="000000" w:themeColor="text1"/>
            <w:spacing w:val="2"/>
            <w:sz w:val="24"/>
            <w:szCs w:val="24"/>
            <w:rPrChange w:id="569" w:author="Mridul Rajbhar" w:date="2022-10-18T13:40:00Z">
              <w:rPr>
                <w:rFonts w:ascii="Consolas" w:eastAsia="Times New Roman" w:hAnsi="Consolas" w:cs="Courier New"/>
                <w:color w:val="FFFFFF"/>
                <w:spacing w:val="2"/>
                <w:sz w:val="24"/>
                <w:szCs w:val="24"/>
              </w:rPr>
            </w:rPrChange>
          </w:rPr>
          <w:t>minvalue</w:t>
        </w:r>
        <w:proofErr w:type="spellEnd"/>
        <w:r w:rsidRPr="0084486F">
          <w:rPr>
            <w:rFonts w:ascii="Consolas" w:eastAsia="Times New Roman" w:hAnsi="Consolas" w:cs="Courier New"/>
            <w:color w:val="000000" w:themeColor="text1"/>
            <w:spacing w:val="2"/>
            <w:sz w:val="24"/>
            <w:szCs w:val="24"/>
            <w:rPrChange w:id="570" w:author="Mridul Rajbhar" w:date="2022-10-18T13:40:00Z">
              <w:rPr>
                <w:rFonts w:ascii="Consolas" w:eastAsia="Times New Roman" w:hAnsi="Consolas" w:cs="Courier New"/>
                <w:color w:val="FFFFFF"/>
                <w:spacing w:val="2"/>
                <w:sz w:val="24"/>
                <w:szCs w:val="24"/>
              </w:rPr>
            </w:rPrChange>
          </w:rPr>
          <w:t xml:space="preserve"> | NO MINVALUE ] </w:t>
        </w:r>
      </w:ins>
    </w:p>
    <w:p w:rsidR="00686BB2" w:rsidRPr="0084486F"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71" w:author="Mridul Rajbhar" w:date="2022-10-18T13:40:00Z"/>
          <w:rFonts w:ascii="Consolas" w:eastAsia="Times New Roman" w:hAnsi="Consolas" w:cs="Courier New"/>
          <w:color w:val="000000" w:themeColor="text1"/>
          <w:spacing w:val="2"/>
          <w:sz w:val="24"/>
          <w:szCs w:val="24"/>
          <w:rPrChange w:id="572" w:author="Mridul Rajbhar" w:date="2022-10-18T13:40:00Z">
            <w:rPr>
              <w:ins w:id="573" w:author="Mridul Rajbhar" w:date="2022-10-18T13:40:00Z"/>
              <w:rFonts w:ascii="Consolas" w:eastAsia="Times New Roman" w:hAnsi="Consolas" w:cs="Courier New"/>
              <w:color w:val="FFFFFF"/>
              <w:spacing w:val="2"/>
              <w:sz w:val="24"/>
              <w:szCs w:val="24"/>
            </w:rPr>
          </w:rPrChange>
        </w:rPr>
      </w:pPr>
      <w:ins w:id="574" w:author="Mridul Rajbhar" w:date="2022-10-18T13:40:00Z">
        <w:r w:rsidRPr="0084486F">
          <w:rPr>
            <w:rFonts w:ascii="Consolas" w:eastAsia="Times New Roman" w:hAnsi="Consolas" w:cs="Courier New"/>
            <w:color w:val="000000" w:themeColor="text1"/>
            <w:spacing w:val="2"/>
            <w:sz w:val="24"/>
            <w:szCs w:val="24"/>
            <w:rPrChange w:id="575" w:author="Mridul Rajbhar" w:date="2022-10-18T13:40:00Z">
              <w:rPr>
                <w:rFonts w:ascii="Consolas" w:eastAsia="Times New Roman" w:hAnsi="Consolas" w:cs="Courier New"/>
                <w:color w:val="FFFFFF"/>
                <w:spacing w:val="2"/>
                <w:sz w:val="24"/>
                <w:szCs w:val="24"/>
              </w:rPr>
            </w:rPrChange>
          </w:rPr>
          <w:t xml:space="preserve">    </w:t>
        </w:r>
        <w:proofErr w:type="gramStart"/>
        <w:r w:rsidRPr="0084486F">
          <w:rPr>
            <w:rFonts w:ascii="Consolas" w:eastAsia="Times New Roman" w:hAnsi="Consolas" w:cs="Courier New"/>
            <w:color w:val="000000" w:themeColor="text1"/>
            <w:spacing w:val="2"/>
            <w:sz w:val="24"/>
            <w:szCs w:val="24"/>
            <w:rPrChange w:id="576" w:author="Mridul Rajbhar" w:date="2022-10-18T13:40:00Z">
              <w:rPr>
                <w:rFonts w:ascii="Consolas" w:eastAsia="Times New Roman" w:hAnsi="Consolas" w:cs="Courier New"/>
                <w:color w:val="FFFFFF"/>
                <w:spacing w:val="2"/>
                <w:sz w:val="24"/>
                <w:szCs w:val="24"/>
              </w:rPr>
            </w:rPrChange>
          </w:rPr>
          <w:t>[ MAXVALUE</w:t>
        </w:r>
        <w:proofErr w:type="gramEnd"/>
        <w:r w:rsidRPr="0084486F">
          <w:rPr>
            <w:rFonts w:ascii="Consolas" w:eastAsia="Times New Roman" w:hAnsi="Consolas" w:cs="Courier New"/>
            <w:color w:val="000000" w:themeColor="text1"/>
            <w:spacing w:val="2"/>
            <w:sz w:val="24"/>
            <w:szCs w:val="24"/>
            <w:rPrChange w:id="577" w:author="Mridul Rajbhar" w:date="2022-10-18T13:40:00Z">
              <w:rPr>
                <w:rFonts w:ascii="Consolas" w:eastAsia="Times New Roman" w:hAnsi="Consolas" w:cs="Courier New"/>
                <w:color w:val="FFFFFF"/>
                <w:spacing w:val="2"/>
                <w:sz w:val="24"/>
                <w:szCs w:val="24"/>
              </w:rPr>
            </w:rPrChange>
          </w:rPr>
          <w:t xml:space="preserve"> </w:t>
        </w:r>
        <w:proofErr w:type="spellStart"/>
        <w:r w:rsidRPr="0084486F">
          <w:rPr>
            <w:rFonts w:ascii="Consolas" w:eastAsia="Times New Roman" w:hAnsi="Consolas" w:cs="Courier New"/>
            <w:color w:val="000000" w:themeColor="text1"/>
            <w:spacing w:val="2"/>
            <w:sz w:val="24"/>
            <w:szCs w:val="24"/>
            <w:rPrChange w:id="578" w:author="Mridul Rajbhar" w:date="2022-10-18T13:40:00Z">
              <w:rPr>
                <w:rFonts w:ascii="Consolas" w:eastAsia="Times New Roman" w:hAnsi="Consolas" w:cs="Courier New"/>
                <w:color w:val="FFFFFF"/>
                <w:spacing w:val="2"/>
                <w:sz w:val="24"/>
                <w:szCs w:val="24"/>
              </w:rPr>
            </w:rPrChange>
          </w:rPr>
          <w:t>maxvalue</w:t>
        </w:r>
        <w:proofErr w:type="spellEnd"/>
        <w:r w:rsidRPr="0084486F">
          <w:rPr>
            <w:rFonts w:ascii="Consolas" w:eastAsia="Times New Roman" w:hAnsi="Consolas" w:cs="Courier New"/>
            <w:color w:val="000000" w:themeColor="text1"/>
            <w:spacing w:val="2"/>
            <w:sz w:val="24"/>
            <w:szCs w:val="24"/>
            <w:rPrChange w:id="579" w:author="Mridul Rajbhar" w:date="2022-10-18T13:40:00Z">
              <w:rPr>
                <w:rFonts w:ascii="Consolas" w:eastAsia="Times New Roman" w:hAnsi="Consolas" w:cs="Courier New"/>
                <w:color w:val="FFFFFF"/>
                <w:spacing w:val="2"/>
                <w:sz w:val="24"/>
                <w:szCs w:val="24"/>
              </w:rPr>
            </w:rPrChange>
          </w:rPr>
          <w:t xml:space="preserve"> | NO MAXVALUE ]</w:t>
        </w:r>
      </w:ins>
    </w:p>
    <w:p w:rsidR="00686BB2" w:rsidRPr="0084486F"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80" w:author="Mridul Rajbhar" w:date="2022-10-18T13:40:00Z"/>
          <w:rFonts w:ascii="Consolas" w:eastAsia="Times New Roman" w:hAnsi="Consolas" w:cs="Courier New"/>
          <w:color w:val="000000" w:themeColor="text1"/>
          <w:spacing w:val="2"/>
          <w:sz w:val="24"/>
          <w:szCs w:val="24"/>
          <w:rPrChange w:id="581" w:author="Mridul Rajbhar" w:date="2022-10-18T13:40:00Z">
            <w:rPr>
              <w:ins w:id="582" w:author="Mridul Rajbhar" w:date="2022-10-18T13:40:00Z"/>
              <w:rFonts w:ascii="Consolas" w:eastAsia="Times New Roman" w:hAnsi="Consolas" w:cs="Courier New"/>
              <w:color w:val="FFFFFF"/>
              <w:spacing w:val="2"/>
              <w:sz w:val="24"/>
              <w:szCs w:val="24"/>
            </w:rPr>
          </w:rPrChange>
        </w:rPr>
      </w:pPr>
      <w:ins w:id="583" w:author="Mridul Rajbhar" w:date="2022-10-18T13:40:00Z">
        <w:r w:rsidRPr="0084486F">
          <w:rPr>
            <w:rFonts w:ascii="Consolas" w:eastAsia="Times New Roman" w:hAnsi="Consolas" w:cs="Courier New"/>
            <w:color w:val="000000" w:themeColor="text1"/>
            <w:spacing w:val="2"/>
            <w:sz w:val="24"/>
            <w:szCs w:val="24"/>
            <w:rPrChange w:id="584" w:author="Mridul Rajbhar" w:date="2022-10-18T13:40:00Z">
              <w:rPr>
                <w:rFonts w:ascii="Consolas" w:eastAsia="Times New Roman" w:hAnsi="Consolas" w:cs="Courier New"/>
                <w:color w:val="FFFFFF"/>
                <w:spacing w:val="2"/>
                <w:sz w:val="24"/>
                <w:szCs w:val="24"/>
              </w:rPr>
            </w:rPrChange>
          </w:rPr>
          <w:t xml:space="preserve">    </w:t>
        </w:r>
        <w:proofErr w:type="gramStart"/>
        <w:r w:rsidRPr="0084486F">
          <w:rPr>
            <w:rFonts w:ascii="Consolas" w:eastAsia="Times New Roman" w:hAnsi="Consolas" w:cs="Courier New"/>
            <w:color w:val="000000" w:themeColor="text1"/>
            <w:spacing w:val="2"/>
            <w:sz w:val="24"/>
            <w:szCs w:val="24"/>
            <w:rPrChange w:id="585" w:author="Mridul Rajbhar" w:date="2022-10-18T13:40:00Z">
              <w:rPr>
                <w:rFonts w:ascii="Consolas" w:eastAsia="Times New Roman" w:hAnsi="Consolas" w:cs="Courier New"/>
                <w:color w:val="FFFFFF"/>
                <w:spacing w:val="2"/>
                <w:sz w:val="24"/>
                <w:szCs w:val="24"/>
              </w:rPr>
            </w:rPrChange>
          </w:rPr>
          <w:t>[ START</w:t>
        </w:r>
        <w:proofErr w:type="gramEnd"/>
        <w:r w:rsidRPr="0084486F">
          <w:rPr>
            <w:rFonts w:ascii="Consolas" w:eastAsia="Times New Roman" w:hAnsi="Consolas" w:cs="Courier New"/>
            <w:color w:val="000000" w:themeColor="text1"/>
            <w:spacing w:val="2"/>
            <w:sz w:val="24"/>
            <w:szCs w:val="24"/>
            <w:rPrChange w:id="586" w:author="Mridul Rajbhar" w:date="2022-10-18T13:40:00Z">
              <w:rPr>
                <w:rFonts w:ascii="Consolas" w:eastAsia="Times New Roman" w:hAnsi="Consolas" w:cs="Courier New"/>
                <w:color w:val="FFFFFF"/>
                <w:spacing w:val="2"/>
                <w:sz w:val="24"/>
                <w:szCs w:val="24"/>
              </w:rPr>
            </w:rPrChange>
          </w:rPr>
          <w:t xml:space="preserve"> [ WITH ] start ] </w:t>
        </w:r>
      </w:ins>
    </w:p>
    <w:p w:rsidR="00686BB2" w:rsidRPr="0084486F"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87" w:author="Mridul Rajbhar" w:date="2022-10-18T13:40:00Z"/>
          <w:rFonts w:ascii="Consolas" w:eastAsia="Times New Roman" w:hAnsi="Consolas" w:cs="Courier New"/>
          <w:color w:val="000000" w:themeColor="text1"/>
          <w:spacing w:val="2"/>
          <w:sz w:val="24"/>
          <w:szCs w:val="24"/>
          <w:rPrChange w:id="588" w:author="Mridul Rajbhar" w:date="2022-10-18T13:40:00Z">
            <w:rPr>
              <w:ins w:id="589" w:author="Mridul Rajbhar" w:date="2022-10-18T13:40:00Z"/>
              <w:rFonts w:ascii="Consolas" w:eastAsia="Times New Roman" w:hAnsi="Consolas" w:cs="Courier New"/>
              <w:color w:val="FFFFFF"/>
              <w:spacing w:val="2"/>
              <w:sz w:val="24"/>
              <w:szCs w:val="24"/>
            </w:rPr>
          </w:rPrChange>
        </w:rPr>
      </w:pPr>
      <w:ins w:id="590" w:author="Mridul Rajbhar" w:date="2022-10-18T13:40:00Z">
        <w:r w:rsidRPr="0084486F">
          <w:rPr>
            <w:rFonts w:ascii="Consolas" w:eastAsia="Times New Roman" w:hAnsi="Consolas" w:cs="Courier New"/>
            <w:color w:val="000000" w:themeColor="text1"/>
            <w:spacing w:val="2"/>
            <w:sz w:val="24"/>
            <w:szCs w:val="24"/>
            <w:rPrChange w:id="591" w:author="Mridul Rajbhar" w:date="2022-10-18T13:40:00Z">
              <w:rPr>
                <w:rFonts w:ascii="Consolas" w:eastAsia="Times New Roman" w:hAnsi="Consolas" w:cs="Courier New"/>
                <w:color w:val="FFFFFF"/>
                <w:spacing w:val="2"/>
                <w:sz w:val="24"/>
                <w:szCs w:val="24"/>
              </w:rPr>
            </w:rPrChange>
          </w:rPr>
          <w:t xml:space="preserve">    </w:t>
        </w:r>
        <w:proofErr w:type="gramStart"/>
        <w:r w:rsidRPr="0084486F">
          <w:rPr>
            <w:rFonts w:ascii="Consolas" w:eastAsia="Times New Roman" w:hAnsi="Consolas" w:cs="Courier New"/>
            <w:color w:val="000000" w:themeColor="text1"/>
            <w:spacing w:val="2"/>
            <w:sz w:val="24"/>
            <w:szCs w:val="24"/>
            <w:rPrChange w:id="592" w:author="Mridul Rajbhar" w:date="2022-10-18T13:40:00Z">
              <w:rPr>
                <w:rFonts w:ascii="Consolas" w:eastAsia="Times New Roman" w:hAnsi="Consolas" w:cs="Courier New"/>
                <w:color w:val="FFFFFF"/>
                <w:spacing w:val="2"/>
                <w:sz w:val="24"/>
                <w:szCs w:val="24"/>
              </w:rPr>
            </w:rPrChange>
          </w:rPr>
          <w:t>[ CACHE</w:t>
        </w:r>
        <w:proofErr w:type="gramEnd"/>
        <w:r w:rsidRPr="0084486F">
          <w:rPr>
            <w:rFonts w:ascii="Consolas" w:eastAsia="Times New Roman" w:hAnsi="Consolas" w:cs="Courier New"/>
            <w:color w:val="000000" w:themeColor="text1"/>
            <w:spacing w:val="2"/>
            <w:sz w:val="24"/>
            <w:szCs w:val="24"/>
            <w:rPrChange w:id="593" w:author="Mridul Rajbhar" w:date="2022-10-18T13:40:00Z">
              <w:rPr>
                <w:rFonts w:ascii="Consolas" w:eastAsia="Times New Roman" w:hAnsi="Consolas" w:cs="Courier New"/>
                <w:color w:val="FFFFFF"/>
                <w:spacing w:val="2"/>
                <w:sz w:val="24"/>
                <w:szCs w:val="24"/>
              </w:rPr>
            </w:rPrChange>
          </w:rPr>
          <w:t xml:space="preserve"> </w:t>
        </w:r>
        <w:proofErr w:type="spellStart"/>
        <w:r w:rsidRPr="0084486F">
          <w:rPr>
            <w:rFonts w:ascii="Consolas" w:eastAsia="Times New Roman" w:hAnsi="Consolas" w:cs="Courier New"/>
            <w:color w:val="000000" w:themeColor="text1"/>
            <w:spacing w:val="2"/>
            <w:sz w:val="24"/>
            <w:szCs w:val="24"/>
            <w:rPrChange w:id="594" w:author="Mridul Rajbhar" w:date="2022-10-18T13:40:00Z">
              <w:rPr>
                <w:rFonts w:ascii="Consolas" w:eastAsia="Times New Roman" w:hAnsi="Consolas" w:cs="Courier New"/>
                <w:color w:val="FFFFFF"/>
                <w:spacing w:val="2"/>
                <w:sz w:val="24"/>
                <w:szCs w:val="24"/>
              </w:rPr>
            </w:rPrChange>
          </w:rPr>
          <w:t>cache</w:t>
        </w:r>
        <w:proofErr w:type="spellEnd"/>
        <w:r w:rsidRPr="0084486F">
          <w:rPr>
            <w:rFonts w:ascii="Consolas" w:eastAsia="Times New Roman" w:hAnsi="Consolas" w:cs="Courier New"/>
            <w:color w:val="000000" w:themeColor="text1"/>
            <w:spacing w:val="2"/>
            <w:sz w:val="24"/>
            <w:szCs w:val="24"/>
            <w:rPrChange w:id="595" w:author="Mridul Rajbhar" w:date="2022-10-18T13:40:00Z">
              <w:rPr>
                <w:rFonts w:ascii="Consolas" w:eastAsia="Times New Roman" w:hAnsi="Consolas" w:cs="Courier New"/>
                <w:color w:val="FFFFFF"/>
                <w:spacing w:val="2"/>
                <w:sz w:val="24"/>
                <w:szCs w:val="24"/>
              </w:rPr>
            </w:rPrChange>
          </w:rPr>
          <w:t xml:space="preserve"> ] </w:t>
        </w:r>
      </w:ins>
    </w:p>
    <w:p w:rsidR="00686BB2" w:rsidRPr="0084486F"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96" w:author="Mridul Rajbhar" w:date="2022-10-18T13:40:00Z"/>
          <w:rFonts w:ascii="Consolas" w:eastAsia="Times New Roman" w:hAnsi="Consolas" w:cs="Courier New"/>
          <w:color w:val="000000" w:themeColor="text1"/>
          <w:spacing w:val="2"/>
          <w:sz w:val="24"/>
          <w:szCs w:val="24"/>
          <w:rPrChange w:id="597" w:author="Mridul Rajbhar" w:date="2022-10-18T13:40:00Z">
            <w:rPr>
              <w:ins w:id="598" w:author="Mridul Rajbhar" w:date="2022-10-18T13:40:00Z"/>
              <w:rFonts w:ascii="Consolas" w:eastAsia="Times New Roman" w:hAnsi="Consolas" w:cs="Courier New"/>
              <w:color w:val="FFFFFF"/>
              <w:spacing w:val="2"/>
              <w:sz w:val="24"/>
              <w:szCs w:val="24"/>
            </w:rPr>
          </w:rPrChange>
        </w:rPr>
      </w:pPr>
      <w:ins w:id="599" w:author="Mridul Rajbhar" w:date="2022-10-18T13:40:00Z">
        <w:r w:rsidRPr="0084486F">
          <w:rPr>
            <w:rFonts w:ascii="Consolas" w:eastAsia="Times New Roman" w:hAnsi="Consolas" w:cs="Courier New"/>
            <w:color w:val="000000" w:themeColor="text1"/>
            <w:spacing w:val="2"/>
            <w:sz w:val="24"/>
            <w:szCs w:val="24"/>
            <w:rPrChange w:id="600" w:author="Mridul Rajbhar" w:date="2022-10-18T13:40:00Z">
              <w:rPr>
                <w:rFonts w:ascii="Consolas" w:eastAsia="Times New Roman" w:hAnsi="Consolas" w:cs="Courier New"/>
                <w:color w:val="FFFFFF"/>
                <w:spacing w:val="2"/>
                <w:sz w:val="24"/>
                <w:szCs w:val="24"/>
              </w:rPr>
            </w:rPrChange>
          </w:rPr>
          <w:t xml:space="preserve">    </w:t>
        </w:r>
        <w:proofErr w:type="gramStart"/>
        <w:r w:rsidRPr="0084486F">
          <w:rPr>
            <w:rFonts w:ascii="Consolas" w:eastAsia="Times New Roman" w:hAnsi="Consolas" w:cs="Courier New"/>
            <w:color w:val="000000" w:themeColor="text1"/>
            <w:spacing w:val="2"/>
            <w:sz w:val="24"/>
            <w:szCs w:val="24"/>
            <w:rPrChange w:id="601" w:author="Mridul Rajbhar" w:date="2022-10-18T13:40:00Z">
              <w:rPr>
                <w:rFonts w:ascii="Consolas" w:eastAsia="Times New Roman" w:hAnsi="Consolas" w:cs="Courier New"/>
                <w:color w:val="FFFFFF"/>
                <w:spacing w:val="2"/>
                <w:sz w:val="24"/>
                <w:szCs w:val="24"/>
              </w:rPr>
            </w:rPrChange>
          </w:rPr>
          <w:t>[ [</w:t>
        </w:r>
        <w:proofErr w:type="gramEnd"/>
        <w:r w:rsidRPr="0084486F">
          <w:rPr>
            <w:rFonts w:ascii="Consolas" w:eastAsia="Times New Roman" w:hAnsi="Consolas" w:cs="Courier New"/>
            <w:color w:val="000000" w:themeColor="text1"/>
            <w:spacing w:val="2"/>
            <w:sz w:val="24"/>
            <w:szCs w:val="24"/>
            <w:rPrChange w:id="602" w:author="Mridul Rajbhar" w:date="2022-10-18T13:40:00Z">
              <w:rPr>
                <w:rFonts w:ascii="Consolas" w:eastAsia="Times New Roman" w:hAnsi="Consolas" w:cs="Courier New"/>
                <w:color w:val="FFFFFF"/>
                <w:spacing w:val="2"/>
                <w:sz w:val="24"/>
                <w:szCs w:val="24"/>
              </w:rPr>
            </w:rPrChange>
          </w:rPr>
          <w:t xml:space="preserve"> NO ] CYCLE ]</w:t>
        </w:r>
      </w:ins>
    </w:p>
    <w:p w:rsidR="00686BB2" w:rsidRDefault="00686BB2"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603" w:author="Mridul Rajbhar" w:date="2022-10-18T13:40:00Z"/>
          <w:rFonts w:ascii="Consolas" w:eastAsia="Times New Roman" w:hAnsi="Consolas" w:cs="Courier New"/>
          <w:color w:val="FFFFFF"/>
          <w:spacing w:val="2"/>
          <w:sz w:val="24"/>
          <w:szCs w:val="24"/>
        </w:rPr>
      </w:pPr>
      <w:ins w:id="604" w:author="Mridul Rajbhar" w:date="2022-10-18T13:40:00Z">
        <w:r w:rsidRPr="0084486F">
          <w:rPr>
            <w:rFonts w:ascii="Consolas" w:eastAsia="Times New Roman" w:hAnsi="Consolas" w:cs="Courier New"/>
            <w:color w:val="000000" w:themeColor="text1"/>
            <w:spacing w:val="2"/>
            <w:sz w:val="24"/>
            <w:szCs w:val="24"/>
            <w:rPrChange w:id="605" w:author="Mridul Rajbhar" w:date="2022-10-18T13:40:00Z">
              <w:rPr>
                <w:rFonts w:ascii="Consolas" w:eastAsia="Times New Roman" w:hAnsi="Consolas" w:cs="Courier New"/>
                <w:color w:val="FFFFFF"/>
                <w:spacing w:val="2"/>
                <w:sz w:val="24"/>
                <w:szCs w:val="24"/>
              </w:rPr>
            </w:rPrChange>
          </w:rPr>
          <w:t xml:space="preserve">    </w:t>
        </w:r>
        <w:proofErr w:type="gramStart"/>
        <w:r w:rsidRPr="0084486F">
          <w:rPr>
            <w:rFonts w:ascii="Consolas" w:eastAsia="Times New Roman" w:hAnsi="Consolas" w:cs="Courier New"/>
            <w:color w:val="000000" w:themeColor="text1"/>
            <w:spacing w:val="2"/>
            <w:sz w:val="24"/>
            <w:szCs w:val="24"/>
            <w:rPrChange w:id="606" w:author="Mridul Rajbhar" w:date="2022-10-18T13:40:00Z">
              <w:rPr>
                <w:rFonts w:ascii="Consolas" w:eastAsia="Times New Roman" w:hAnsi="Consolas" w:cs="Courier New"/>
                <w:color w:val="FFFFFF"/>
                <w:spacing w:val="2"/>
                <w:sz w:val="24"/>
                <w:szCs w:val="24"/>
              </w:rPr>
            </w:rPrChange>
          </w:rPr>
          <w:t>[ OWNED</w:t>
        </w:r>
        <w:proofErr w:type="gramEnd"/>
        <w:r w:rsidRPr="0084486F">
          <w:rPr>
            <w:rFonts w:ascii="Consolas" w:eastAsia="Times New Roman" w:hAnsi="Consolas" w:cs="Courier New"/>
            <w:color w:val="000000" w:themeColor="text1"/>
            <w:spacing w:val="2"/>
            <w:sz w:val="24"/>
            <w:szCs w:val="24"/>
            <w:rPrChange w:id="607" w:author="Mridul Rajbhar" w:date="2022-10-18T13:40:00Z">
              <w:rPr>
                <w:rFonts w:ascii="Consolas" w:eastAsia="Times New Roman" w:hAnsi="Consolas" w:cs="Courier New"/>
                <w:color w:val="FFFFFF"/>
                <w:spacing w:val="2"/>
                <w:sz w:val="24"/>
                <w:szCs w:val="24"/>
              </w:rPr>
            </w:rPrChange>
          </w:rPr>
          <w:t xml:space="preserve"> BY { </w:t>
        </w:r>
        <w:proofErr w:type="spellStart"/>
        <w:r w:rsidRPr="0084486F">
          <w:rPr>
            <w:rFonts w:ascii="Consolas" w:eastAsia="Times New Roman" w:hAnsi="Consolas" w:cs="Courier New"/>
            <w:color w:val="000000" w:themeColor="text1"/>
            <w:spacing w:val="2"/>
            <w:sz w:val="24"/>
            <w:szCs w:val="24"/>
            <w:rPrChange w:id="608" w:author="Mridul Rajbhar" w:date="2022-10-18T13:40:00Z">
              <w:rPr>
                <w:rFonts w:ascii="Consolas" w:eastAsia="Times New Roman" w:hAnsi="Consolas" w:cs="Courier New"/>
                <w:color w:val="FFFFFF"/>
                <w:spacing w:val="2"/>
                <w:sz w:val="24"/>
                <w:szCs w:val="24"/>
              </w:rPr>
            </w:rPrChange>
          </w:rPr>
          <w:t>table_name.column_name</w:t>
        </w:r>
        <w:proofErr w:type="spellEnd"/>
        <w:r w:rsidRPr="0084486F">
          <w:rPr>
            <w:rFonts w:ascii="Consolas" w:eastAsia="Times New Roman" w:hAnsi="Consolas" w:cs="Courier New"/>
            <w:color w:val="000000" w:themeColor="text1"/>
            <w:spacing w:val="2"/>
            <w:sz w:val="24"/>
            <w:szCs w:val="24"/>
            <w:rPrChange w:id="609" w:author="Mridul Rajbhar" w:date="2022-10-18T13:40:00Z">
              <w:rPr>
                <w:rFonts w:ascii="Consolas" w:eastAsia="Times New Roman" w:hAnsi="Consolas" w:cs="Courier New"/>
                <w:color w:val="FFFFFF"/>
                <w:spacing w:val="2"/>
                <w:sz w:val="24"/>
                <w:szCs w:val="24"/>
              </w:rPr>
            </w:rPrChange>
          </w:rPr>
          <w:t xml:space="preserve"> | NONE </w:t>
        </w:r>
        <w:r w:rsidRPr="00686BB2">
          <w:rPr>
            <w:rFonts w:ascii="Consolas" w:eastAsia="Times New Roman" w:hAnsi="Consolas" w:cs="Courier New"/>
            <w:color w:val="FFFFFF"/>
            <w:spacing w:val="2"/>
            <w:sz w:val="24"/>
            <w:szCs w:val="24"/>
          </w:rPr>
          <w:t>} ]</w:t>
        </w:r>
      </w:ins>
    </w:p>
    <w:p w:rsidR="0084486F" w:rsidRDefault="0084486F"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610" w:author="Mridul Rajbhar" w:date="2022-10-18T13:40:00Z"/>
          <w:rFonts w:ascii="Consolas" w:eastAsia="Times New Roman" w:hAnsi="Consolas" w:cs="Courier New"/>
          <w:color w:val="FFFFFF"/>
          <w:spacing w:val="2"/>
          <w:sz w:val="24"/>
          <w:szCs w:val="24"/>
        </w:rPr>
      </w:pPr>
    </w:p>
    <w:p w:rsidR="00E92A07" w:rsidRPr="00E92A07" w:rsidRDefault="00E92A07" w:rsidP="00E92A07">
      <w:pPr>
        <w:numPr>
          <w:ilvl w:val="0"/>
          <w:numId w:val="7"/>
        </w:numPr>
        <w:shd w:val="clear" w:color="auto" w:fill="131417"/>
        <w:spacing w:after="0" w:line="240" w:lineRule="auto"/>
        <w:ind w:left="360"/>
        <w:textAlignment w:val="baseline"/>
        <w:rPr>
          <w:ins w:id="611" w:author="Mridul Rajbhar" w:date="2022-10-18T13:41:00Z"/>
          <w:rFonts w:ascii="Arial" w:eastAsia="Times New Roman" w:hAnsi="Arial" w:cs="Arial"/>
          <w:color w:val="FFFFFF"/>
          <w:spacing w:val="2"/>
          <w:sz w:val="26"/>
          <w:szCs w:val="26"/>
        </w:rPr>
      </w:pPr>
      <w:ins w:id="612" w:author="Mridul Rajbhar" w:date="2022-10-18T13:41:00Z">
        <w:r w:rsidRPr="00E92A07">
          <w:rPr>
            <w:rFonts w:ascii="Arial" w:eastAsia="Times New Roman" w:hAnsi="Arial" w:cs="Arial"/>
            <w:color w:val="FFFFFF"/>
            <w:spacing w:val="2"/>
            <w:sz w:val="26"/>
            <w:szCs w:val="26"/>
          </w:rPr>
          <w:t>The CYCLE allows you to restart the value if the limit is reached. The next number will be the minimum value for the ascending sequence and maximum value for the descending sequence. If you use NO CYCLE, when the limit is reached, attempting to get the next value will result in an error. The NO CYCLE is the default if you don’t explicitly specify CYCLE or NO CYCLE.</w:t>
        </w:r>
      </w:ins>
    </w:p>
    <w:p w:rsidR="00BC5D68" w:rsidRPr="00686BB2" w:rsidRDefault="00BC5D68" w:rsidP="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613" w:author="Mridul Rajbhar" w:date="2022-10-18T13:40:00Z"/>
          <w:rFonts w:ascii="Consolas" w:eastAsia="Times New Roman" w:hAnsi="Consolas" w:cs="Courier New"/>
          <w:color w:val="FFFFFF"/>
          <w:spacing w:val="2"/>
          <w:sz w:val="24"/>
          <w:szCs w:val="24"/>
        </w:rPr>
      </w:pPr>
    </w:p>
    <w:p w:rsidR="00686BB2" w:rsidRDefault="00686BB2">
      <w:pPr>
        <w:pStyle w:val="NoSpacing"/>
        <w:rPr>
          <w:ins w:id="614" w:author="Mridul Rajbhar" w:date="2022-10-18T13:47:00Z"/>
          <w:sz w:val="30"/>
          <w:szCs w:val="26"/>
        </w:rPr>
        <w:pPrChange w:id="615" w:author="Mridul Rajbhar" w:date="2022-10-18T13:27:00Z">
          <w:pPr>
            <w:pStyle w:val="NoSpacing"/>
            <w:ind w:left="360"/>
            <w:jc w:val="center"/>
          </w:pPr>
        </w:pPrChange>
      </w:pPr>
    </w:p>
    <w:p w:rsidR="00BC5D68" w:rsidRDefault="00BC5D68">
      <w:pPr>
        <w:pStyle w:val="NoSpacing"/>
        <w:rPr>
          <w:ins w:id="616" w:author="Mridul Rajbhar" w:date="2022-10-18T13:47:00Z"/>
          <w:sz w:val="30"/>
          <w:szCs w:val="26"/>
        </w:rPr>
        <w:pPrChange w:id="617" w:author="Mridul Rajbhar" w:date="2022-10-18T13:27:00Z">
          <w:pPr>
            <w:pStyle w:val="NoSpacing"/>
            <w:ind w:left="360"/>
            <w:jc w:val="center"/>
          </w:pPr>
        </w:pPrChange>
      </w:pPr>
    </w:p>
    <w:p w:rsidR="00BC5D68" w:rsidRDefault="00BC5D68">
      <w:pPr>
        <w:pStyle w:val="NoSpacing"/>
        <w:rPr>
          <w:ins w:id="618" w:author="Mridul Rajbhar" w:date="2022-10-18T13:47:00Z"/>
          <w:sz w:val="30"/>
          <w:szCs w:val="26"/>
        </w:rPr>
        <w:pPrChange w:id="619" w:author="Mridul Rajbhar" w:date="2022-10-18T13:27:00Z">
          <w:pPr>
            <w:pStyle w:val="NoSpacing"/>
            <w:ind w:left="360"/>
            <w:jc w:val="center"/>
          </w:pPr>
        </w:pPrChange>
      </w:pPr>
      <w:proofErr w:type="spellStart"/>
      <w:ins w:id="620" w:author="Mridul Rajbhar" w:date="2022-10-18T13:47:00Z">
        <w:r>
          <w:rPr>
            <w:sz w:val="30"/>
            <w:szCs w:val="26"/>
          </w:rPr>
          <w:lastRenderedPageBreak/>
          <w:t>e.g</w:t>
        </w:r>
        <w:proofErr w:type="spellEnd"/>
        <w:r>
          <w:rPr>
            <w:sz w:val="30"/>
            <w:szCs w:val="26"/>
          </w:rPr>
          <w:t xml:space="preserve"> </w:t>
        </w:r>
      </w:ins>
    </w:p>
    <w:p w:rsidR="00BC5D68" w:rsidRDefault="00BC5D68">
      <w:pPr>
        <w:pStyle w:val="NoSpacing"/>
        <w:rPr>
          <w:ins w:id="621" w:author="Mridul Rajbhar" w:date="2022-10-18T13:48:00Z"/>
          <w:sz w:val="30"/>
          <w:szCs w:val="26"/>
        </w:rPr>
        <w:pPrChange w:id="622" w:author="Mridul Rajbhar" w:date="2022-10-18T13:27:00Z">
          <w:pPr>
            <w:pStyle w:val="NoSpacing"/>
            <w:ind w:left="360"/>
            <w:jc w:val="center"/>
          </w:pPr>
        </w:pPrChange>
      </w:pPr>
    </w:p>
    <w:p w:rsidR="00E03F80" w:rsidRPr="00E03F80" w:rsidRDefault="00E03F80" w:rsidP="00E03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623" w:author="Mridul Rajbhar" w:date="2022-10-18T13:48:00Z"/>
          <w:rFonts w:ascii="Consolas" w:eastAsia="Times New Roman" w:hAnsi="Consolas" w:cs="Courier New"/>
          <w:color w:val="000000" w:themeColor="text1"/>
          <w:spacing w:val="2"/>
          <w:sz w:val="24"/>
          <w:szCs w:val="24"/>
          <w:rPrChange w:id="624" w:author="Mridul Rajbhar" w:date="2022-10-18T13:48:00Z">
            <w:rPr>
              <w:ins w:id="625" w:author="Mridul Rajbhar" w:date="2022-10-18T13:48:00Z"/>
              <w:rFonts w:ascii="Consolas" w:eastAsia="Times New Roman" w:hAnsi="Consolas" w:cs="Courier New"/>
              <w:color w:val="FFFFFF"/>
              <w:spacing w:val="2"/>
              <w:sz w:val="24"/>
              <w:szCs w:val="24"/>
            </w:rPr>
          </w:rPrChange>
        </w:rPr>
      </w:pPr>
      <w:ins w:id="626" w:author="Mridul Rajbhar" w:date="2022-10-18T13:48:00Z">
        <w:r w:rsidRPr="00E03F80">
          <w:rPr>
            <w:rFonts w:ascii="Consolas" w:eastAsia="Times New Roman" w:hAnsi="Consolas" w:cs="Courier New"/>
            <w:color w:val="000000" w:themeColor="text1"/>
            <w:spacing w:val="2"/>
            <w:sz w:val="24"/>
            <w:szCs w:val="24"/>
            <w:rPrChange w:id="627" w:author="Mridul Rajbhar" w:date="2022-10-18T13:48:00Z">
              <w:rPr>
                <w:rFonts w:ascii="Consolas" w:eastAsia="Times New Roman" w:hAnsi="Consolas" w:cs="Courier New"/>
                <w:color w:val="FFFFFF"/>
                <w:spacing w:val="2"/>
                <w:sz w:val="24"/>
                <w:szCs w:val="24"/>
              </w:rPr>
            </w:rPrChange>
          </w:rPr>
          <w:t xml:space="preserve">CREATE SEQUENCE </w:t>
        </w:r>
        <w:proofErr w:type="spellStart"/>
        <w:r w:rsidRPr="00E03F80">
          <w:rPr>
            <w:rFonts w:ascii="Consolas" w:eastAsia="Times New Roman" w:hAnsi="Consolas" w:cs="Courier New"/>
            <w:color w:val="000000" w:themeColor="text1"/>
            <w:spacing w:val="2"/>
            <w:sz w:val="24"/>
            <w:szCs w:val="24"/>
            <w:rPrChange w:id="628" w:author="Mridul Rajbhar" w:date="2022-10-18T13:48:00Z">
              <w:rPr>
                <w:rFonts w:ascii="Consolas" w:eastAsia="Times New Roman" w:hAnsi="Consolas" w:cs="Courier New"/>
                <w:color w:val="FFFFFF"/>
                <w:spacing w:val="2"/>
                <w:sz w:val="24"/>
                <w:szCs w:val="24"/>
              </w:rPr>
            </w:rPrChange>
          </w:rPr>
          <w:t>mysequence</w:t>
        </w:r>
        <w:proofErr w:type="spellEnd"/>
      </w:ins>
    </w:p>
    <w:p w:rsidR="00E03F80" w:rsidRPr="00E03F80" w:rsidRDefault="00E03F80" w:rsidP="00E03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629" w:author="Mridul Rajbhar" w:date="2022-10-18T13:48:00Z"/>
          <w:rFonts w:ascii="Consolas" w:eastAsia="Times New Roman" w:hAnsi="Consolas" w:cs="Courier New"/>
          <w:color w:val="000000" w:themeColor="text1"/>
          <w:spacing w:val="2"/>
          <w:sz w:val="24"/>
          <w:szCs w:val="24"/>
          <w:rPrChange w:id="630" w:author="Mridul Rajbhar" w:date="2022-10-18T13:48:00Z">
            <w:rPr>
              <w:ins w:id="631" w:author="Mridul Rajbhar" w:date="2022-10-18T13:48:00Z"/>
              <w:rFonts w:ascii="Consolas" w:eastAsia="Times New Roman" w:hAnsi="Consolas" w:cs="Courier New"/>
              <w:color w:val="FFFFFF"/>
              <w:spacing w:val="2"/>
              <w:sz w:val="24"/>
              <w:szCs w:val="24"/>
            </w:rPr>
          </w:rPrChange>
        </w:rPr>
      </w:pPr>
      <w:ins w:id="632" w:author="Mridul Rajbhar" w:date="2022-10-18T13:48:00Z">
        <w:r w:rsidRPr="00E03F80">
          <w:rPr>
            <w:rFonts w:ascii="Consolas" w:eastAsia="Times New Roman" w:hAnsi="Consolas" w:cs="Courier New"/>
            <w:color w:val="000000" w:themeColor="text1"/>
            <w:spacing w:val="2"/>
            <w:sz w:val="24"/>
            <w:szCs w:val="24"/>
            <w:rPrChange w:id="633" w:author="Mridul Rajbhar" w:date="2022-10-18T13:48:00Z">
              <w:rPr>
                <w:rFonts w:ascii="Consolas" w:eastAsia="Times New Roman" w:hAnsi="Consolas" w:cs="Courier New"/>
                <w:color w:val="FFFFFF"/>
                <w:spacing w:val="2"/>
                <w:sz w:val="24"/>
                <w:szCs w:val="24"/>
              </w:rPr>
            </w:rPrChange>
          </w:rPr>
          <w:t>INCREMENT 5</w:t>
        </w:r>
      </w:ins>
    </w:p>
    <w:p w:rsidR="00E03F80" w:rsidRPr="00E03F80" w:rsidRDefault="00E03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ins w:id="634" w:author="Mridul Rajbhar" w:date="2022-10-18T13:48:00Z"/>
          <w:rFonts w:ascii="Consolas" w:eastAsia="Times New Roman" w:hAnsi="Consolas" w:cs="Courier New"/>
          <w:color w:val="000000" w:themeColor="text1"/>
          <w:spacing w:val="2"/>
          <w:sz w:val="24"/>
          <w:szCs w:val="24"/>
          <w:rPrChange w:id="635" w:author="Mridul Rajbhar" w:date="2022-10-18T13:48:00Z">
            <w:rPr>
              <w:ins w:id="636" w:author="Mridul Rajbhar" w:date="2022-10-18T13:48:00Z"/>
              <w:sz w:val="30"/>
              <w:szCs w:val="26"/>
            </w:rPr>
          </w:rPrChange>
        </w:rPr>
        <w:pPrChange w:id="637" w:author="Mridul Rajbhar" w:date="2022-10-18T13:48:00Z">
          <w:pPr>
            <w:pStyle w:val="NoSpacing"/>
            <w:ind w:left="360"/>
            <w:jc w:val="center"/>
          </w:pPr>
        </w:pPrChange>
      </w:pPr>
      <w:ins w:id="638" w:author="Mridul Rajbhar" w:date="2022-10-18T13:48:00Z">
        <w:r w:rsidRPr="00E03F80">
          <w:rPr>
            <w:rFonts w:ascii="Consolas" w:eastAsia="Times New Roman" w:hAnsi="Consolas" w:cs="Courier New"/>
            <w:color w:val="000000" w:themeColor="text1"/>
            <w:spacing w:val="2"/>
            <w:sz w:val="24"/>
            <w:szCs w:val="24"/>
            <w:rPrChange w:id="639" w:author="Mridul Rajbhar" w:date="2022-10-18T13:48:00Z">
              <w:rPr>
                <w:rFonts w:ascii="Consolas" w:eastAsia="Times New Roman" w:hAnsi="Consolas" w:cs="Courier New"/>
                <w:color w:val="FFFFFF"/>
                <w:spacing w:val="2"/>
                <w:sz w:val="24"/>
                <w:szCs w:val="24"/>
              </w:rPr>
            </w:rPrChange>
          </w:rPr>
          <w:t>START 10;</w:t>
        </w:r>
      </w:ins>
    </w:p>
    <w:p w:rsidR="00E03F80" w:rsidRDefault="00E03F80">
      <w:pPr>
        <w:pStyle w:val="NoSpacing"/>
        <w:rPr>
          <w:ins w:id="640" w:author="Mridul Rajbhar" w:date="2022-10-18T13:47:00Z"/>
          <w:sz w:val="30"/>
          <w:szCs w:val="26"/>
        </w:rPr>
        <w:pPrChange w:id="641" w:author="Mridul Rajbhar" w:date="2022-10-18T13:27:00Z">
          <w:pPr>
            <w:pStyle w:val="NoSpacing"/>
            <w:ind w:left="360"/>
            <w:jc w:val="center"/>
          </w:pPr>
        </w:pPrChange>
      </w:pPr>
    </w:p>
    <w:p w:rsidR="008E4411" w:rsidRDefault="00BC5D68">
      <w:pPr>
        <w:pStyle w:val="NoSpacing"/>
        <w:rPr>
          <w:ins w:id="642" w:author="Mridul Rajbhar" w:date="2022-10-18T13:47:00Z"/>
          <w:sz w:val="30"/>
          <w:szCs w:val="26"/>
        </w:rPr>
        <w:pPrChange w:id="643" w:author="Mridul Rajbhar" w:date="2022-10-18T13:27:00Z">
          <w:pPr>
            <w:pStyle w:val="NoSpacing"/>
            <w:ind w:left="360"/>
            <w:jc w:val="center"/>
          </w:pPr>
        </w:pPrChange>
      </w:pPr>
      <w:proofErr w:type="gramStart"/>
      <w:ins w:id="644" w:author="Mridul Rajbhar" w:date="2022-10-18T13:47:00Z">
        <w:r w:rsidRPr="00BC5D68">
          <w:rPr>
            <w:sz w:val="30"/>
            <w:szCs w:val="26"/>
          </w:rPr>
          <w:t>select</w:t>
        </w:r>
        <w:proofErr w:type="gramEnd"/>
        <w:r w:rsidRPr="00BC5D68">
          <w:rPr>
            <w:sz w:val="30"/>
            <w:szCs w:val="26"/>
          </w:rPr>
          <w:t xml:space="preserve"> </w:t>
        </w:r>
        <w:proofErr w:type="spellStart"/>
        <w:r w:rsidRPr="00BC5D68">
          <w:rPr>
            <w:sz w:val="30"/>
            <w:szCs w:val="26"/>
          </w:rPr>
          <w:t>nextval</w:t>
        </w:r>
        <w:proofErr w:type="spellEnd"/>
        <w:r w:rsidRPr="00BC5D68">
          <w:rPr>
            <w:sz w:val="30"/>
            <w:szCs w:val="26"/>
          </w:rPr>
          <w:t>('inc_5');</w:t>
        </w:r>
      </w:ins>
    </w:p>
    <w:p w:rsidR="008E4411" w:rsidRDefault="008E4411">
      <w:pPr>
        <w:pStyle w:val="NoSpacing"/>
        <w:rPr>
          <w:ins w:id="645" w:author="Mridul Rajbhar" w:date="2022-10-18T13:48:00Z"/>
          <w:sz w:val="30"/>
          <w:szCs w:val="26"/>
        </w:rPr>
        <w:pPrChange w:id="646" w:author="Mridul Rajbhar" w:date="2022-10-18T13:27:00Z">
          <w:pPr>
            <w:pStyle w:val="NoSpacing"/>
            <w:ind w:left="360"/>
            <w:jc w:val="center"/>
          </w:pPr>
        </w:pPrChange>
      </w:pPr>
      <w:proofErr w:type="gramStart"/>
      <w:ins w:id="647" w:author="Mridul Rajbhar" w:date="2022-10-18T13:47:00Z">
        <w:r>
          <w:rPr>
            <w:sz w:val="30"/>
            <w:szCs w:val="26"/>
          </w:rPr>
          <w:t>it</w:t>
        </w:r>
        <w:proofErr w:type="gramEnd"/>
        <w:r>
          <w:rPr>
            <w:sz w:val="30"/>
            <w:szCs w:val="26"/>
          </w:rPr>
          <w:t xml:space="preserve"> will give o/p 10 and as we implement result will be </w:t>
        </w:r>
      </w:ins>
      <w:ins w:id="648" w:author="Mridul Rajbhar" w:date="2022-10-18T13:48:00Z">
        <w:r>
          <w:rPr>
            <w:sz w:val="30"/>
            <w:szCs w:val="26"/>
          </w:rPr>
          <w:t>incremented by 5.</w:t>
        </w:r>
      </w:ins>
    </w:p>
    <w:p w:rsidR="0055532B" w:rsidRDefault="0055532B">
      <w:pPr>
        <w:pStyle w:val="NoSpacing"/>
        <w:rPr>
          <w:ins w:id="649" w:author="Mridul Rajbhar" w:date="2022-10-18T13:48:00Z"/>
          <w:sz w:val="30"/>
          <w:szCs w:val="26"/>
        </w:rPr>
        <w:pPrChange w:id="650" w:author="Mridul Rajbhar" w:date="2022-10-18T13:27:00Z">
          <w:pPr>
            <w:pStyle w:val="NoSpacing"/>
            <w:ind w:left="360"/>
            <w:jc w:val="center"/>
          </w:pPr>
        </w:pPrChange>
      </w:pPr>
    </w:p>
    <w:p w:rsidR="0055532B" w:rsidRDefault="0055532B">
      <w:pPr>
        <w:pStyle w:val="NoSpacing"/>
        <w:rPr>
          <w:ins w:id="651" w:author="Mridul Rajbhar" w:date="2022-10-18T13:51:00Z"/>
          <w:sz w:val="30"/>
          <w:szCs w:val="26"/>
        </w:rPr>
        <w:pPrChange w:id="652" w:author="Mridul Rajbhar" w:date="2022-10-18T13:27:00Z">
          <w:pPr>
            <w:pStyle w:val="NoSpacing"/>
            <w:ind w:left="360"/>
            <w:jc w:val="center"/>
          </w:pPr>
        </w:pPrChange>
      </w:pPr>
      <w:proofErr w:type="spellStart"/>
      <w:proofErr w:type="gramStart"/>
      <w:ins w:id="653" w:author="Mridul Rajbhar" w:date="2022-10-18T13:49:00Z">
        <w:r>
          <w:rPr>
            <w:sz w:val="30"/>
            <w:szCs w:val="26"/>
          </w:rPr>
          <w:t>Lastval</w:t>
        </w:r>
        <w:proofErr w:type="spellEnd"/>
        <w:r>
          <w:rPr>
            <w:sz w:val="30"/>
            <w:szCs w:val="26"/>
          </w:rPr>
          <w:t>(</w:t>
        </w:r>
        <w:proofErr w:type="gramEnd"/>
        <w:r>
          <w:rPr>
            <w:sz w:val="30"/>
            <w:szCs w:val="26"/>
          </w:rPr>
          <w:t xml:space="preserve">) </w:t>
        </w:r>
        <w:r w:rsidRPr="0055532B">
          <w:rPr>
            <w:sz w:val="30"/>
            <w:szCs w:val="26"/>
          </w:rPr>
          <w:sym w:font="Wingdings" w:char="F0E0"/>
        </w:r>
        <w:r w:rsidR="007C511E">
          <w:rPr>
            <w:sz w:val="30"/>
            <w:szCs w:val="26"/>
          </w:rPr>
          <w:t xml:space="preserve"> most re</w:t>
        </w:r>
      </w:ins>
      <w:ins w:id="654" w:author="Mridul Rajbhar" w:date="2022-10-18T13:51:00Z">
        <w:r w:rsidR="007C511E">
          <w:rPr>
            <w:sz w:val="30"/>
            <w:szCs w:val="26"/>
          </w:rPr>
          <w:t>cen</w:t>
        </w:r>
      </w:ins>
      <w:ins w:id="655" w:author="Mridul Rajbhar" w:date="2022-10-18T13:49:00Z">
        <w:r>
          <w:rPr>
            <w:sz w:val="30"/>
            <w:szCs w:val="26"/>
          </w:rPr>
          <w:t xml:space="preserve">t </w:t>
        </w:r>
        <w:proofErr w:type="spellStart"/>
        <w:r>
          <w:rPr>
            <w:sz w:val="30"/>
            <w:szCs w:val="26"/>
          </w:rPr>
          <w:t>nextval</w:t>
        </w:r>
        <w:proofErr w:type="spellEnd"/>
        <w:r>
          <w:rPr>
            <w:sz w:val="30"/>
            <w:szCs w:val="26"/>
          </w:rPr>
          <w:t>();</w:t>
        </w:r>
      </w:ins>
    </w:p>
    <w:p w:rsidR="00F677A7" w:rsidRDefault="00F677A7">
      <w:pPr>
        <w:pStyle w:val="NoSpacing"/>
        <w:rPr>
          <w:ins w:id="656" w:author="Mridul Rajbhar" w:date="2022-10-18T13:51:00Z"/>
          <w:sz w:val="30"/>
          <w:szCs w:val="26"/>
        </w:rPr>
        <w:pPrChange w:id="657" w:author="Mridul Rajbhar" w:date="2022-10-18T13:27:00Z">
          <w:pPr>
            <w:pStyle w:val="NoSpacing"/>
            <w:ind w:left="360"/>
            <w:jc w:val="center"/>
          </w:pPr>
        </w:pPrChange>
      </w:pPr>
      <w:proofErr w:type="spellStart"/>
      <w:ins w:id="658" w:author="Mridul Rajbhar" w:date="2022-10-18T13:51:00Z">
        <w:r>
          <w:rPr>
            <w:sz w:val="30"/>
            <w:szCs w:val="26"/>
          </w:rPr>
          <w:t>e.g</w:t>
        </w:r>
        <w:proofErr w:type="spellEnd"/>
      </w:ins>
    </w:p>
    <w:p w:rsidR="00F677A7" w:rsidRDefault="00F677A7">
      <w:pPr>
        <w:pStyle w:val="NoSpacing"/>
        <w:rPr>
          <w:ins w:id="659" w:author="Mridul Rajbhar" w:date="2022-10-18T14:47:00Z"/>
          <w:sz w:val="30"/>
          <w:szCs w:val="26"/>
        </w:rPr>
        <w:pPrChange w:id="660" w:author="Mridul Rajbhar" w:date="2022-10-18T13:27:00Z">
          <w:pPr>
            <w:pStyle w:val="NoSpacing"/>
            <w:ind w:left="360"/>
            <w:jc w:val="center"/>
          </w:pPr>
        </w:pPrChange>
      </w:pPr>
      <w:proofErr w:type="gramStart"/>
      <w:ins w:id="661" w:author="Mridul Rajbhar" w:date="2022-10-18T13:51:00Z">
        <w:r w:rsidRPr="00F677A7">
          <w:rPr>
            <w:sz w:val="30"/>
            <w:szCs w:val="26"/>
          </w:rPr>
          <w:t>select</w:t>
        </w:r>
        <w:proofErr w:type="gramEnd"/>
        <w:r w:rsidRPr="00F677A7">
          <w:rPr>
            <w:sz w:val="30"/>
            <w:szCs w:val="26"/>
          </w:rPr>
          <w:t xml:space="preserve"> </w:t>
        </w:r>
        <w:proofErr w:type="spellStart"/>
        <w:r w:rsidRPr="00F677A7">
          <w:rPr>
            <w:sz w:val="30"/>
            <w:szCs w:val="26"/>
          </w:rPr>
          <w:t>lastval</w:t>
        </w:r>
        <w:proofErr w:type="spellEnd"/>
        <w:r w:rsidRPr="00F677A7">
          <w:rPr>
            <w:sz w:val="30"/>
            <w:szCs w:val="26"/>
          </w:rPr>
          <w:t xml:space="preserve"> ();</w:t>
        </w:r>
      </w:ins>
    </w:p>
    <w:p w:rsidR="00E07D7A" w:rsidRDefault="00E07D7A">
      <w:pPr>
        <w:pStyle w:val="NoSpacing"/>
        <w:rPr>
          <w:ins w:id="662" w:author="Mridul Rajbhar" w:date="2022-10-18T14:47:00Z"/>
          <w:sz w:val="30"/>
          <w:szCs w:val="26"/>
        </w:rPr>
        <w:pPrChange w:id="663" w:author="Mridul Rajbhar" w:date="2022-10-18T13:27:00Z">
          <w:pPr>
            <w:pStyle w:val="NoSpacing"/>
            <w:ind w:left="360"/>
            <w:jc w:val="center"/>
          </w:pPr>
        </w:pPrChange>
      </w:pPr>
    </w:p>
    <w:p w:rsidR="00E07D7A" w:rsidRDefault="00E07D7A">
      <w:pPr>
        <w:pStyle w:val="NoSpacing"/>
        <w:rPr>
          <w:ins w:id="664" w:author="Mridul Rajbhar" w:date="2022-10-18T14:47:00Z"/>
          <w:sz w:val="30"/>
          <w:szCs w:val="26"/>
        </w:rPr>
        <w:pPrChange w:id="665" w:author="Mridul Rajbhar" w:date="2022-10-18T13:27:00Z">
          <w:pPr>
            <w:pStyle w:val="NoSpacing"/>
            <w:ind w:left="360"/>
            <w:jc w:val="center"/>
          </w:pPr>
        </w:pPrChange>
      </w:pPr>
    </w:p>
    <w:p w:rsidR="00E07D7A" w:rsidRPr="00E07D7A" w:rsidRDefault="00E07D7A" w:rsidP="00E07D7A">
      <w:pPr>
        <w:pStyle w:val="NoSpacing"/>
        <w:rPr>
          <w:ins w:id="666" w:author="Mridul Rajbhar" w:date="2022-10-18T14:47:00Z"/>
          <w:sz w:val="30"/>
          <w:szCs w:val="26"/>
        </w:rPr>
      </w:pPr>
      <w:proofErr w:type="gramStart"/>
      <w:ins w:id="667" w:author="Mridul Rajbhar" w:date="2022-10-18T14:47:00Z">
        <w:r w:rsidRPr="00E07D7A">
          <w:rPr>
            <w:sz w:val="30"/>
            <w:szCs w:val="26"/>
          </w:rPr>
          <w:t>create</w:t>
        </w:r>
        <w:proofErr w:type="gramEnd"/>
        <w:r w:rsidRPr="00E07D7A">
          <w:rPr>
            <w:sz w:val="30"/>
            <w:szCs w:val="26"/>
          </w:rPr>
          <w:t xml:space="preserve"> sequence </w:t>
        </w:r>
        <w:proofErr w:type="spellStart"/>
        <w:r w:rsidRPr="00E07D7A">
          <w:rPr>
            <w:sz w:val="30"/>
            <w:szCs w:val="26"/>
          </w:rPr>
          <w:t>test_cycle</w:t>
        </w:r>
        <w:proofErr w:type="spellEnd"/>
      </w:ins>
    </w:p>
    <w:p w:rsidR="00E07D7A" w:rsidRPr="00E07D7A" w:rsidRDefault="00E07D7A" w:rsidP="00E07D7A">
      <w:pPr>
        <w:pStyle w:val="NoSpacing"/>
        <w:rPr>
          <w:ins w:id="668" w:author="Mridul Rajbhar" w:date="2022-10-18T14:47:00Z"/>
          <w:sz w:val="30"/>
          <w:szCs w:val="26"/>
        </w:rPr>
      </w:pPr>
      <w:proofErr w:type="gramStart"/>
      <w:ins w:id="669" w:author="Mridul Rajbhar" w:date="2022-10-18T14:47:00Z">
        <w:r w:rsidRPr="00E07D7A">
          <w:rPr>
            <w:sz w:val="30"/>
            <w:szCs w:val="26"/>
          </w:rPr>
          <w:t>increment</w:t>
        </w:r>
        <w:proofErr w:type="gramEnd"/>
        <w:r w:rsidRPr="00E07D7A">
          <w:rPr>
            <w:sz w:val="30"/>
            <w:szCs w:val="26"/>
          </w:rPr>
          <w:t xml:space="preserve"> 50</w:t>
        </w:r>
      </w:ins>
    </w:p>
    <w:p w:rsidR="00E07D7A" w:rsidRPr="00E07D7A" w:rsidRDefault="00E07D7A" w:rsidP="00E07D7A">
      <w:pPr>
        <w:pStyle w:val="NoSpacing"/>
        <w:rPr>
          <w:ins w:id="670" w:author="Mridul Rajbhar" w:date="2022-10-18T14:47:00Z"/>
          <w:sz w:val="30"/>
          <w:szCs w:val="26"/>
        </w:rPr>
      </w:pPr>
      <w:ins w:id="671" w:author="Mridul Rajbhar" w:date="2022-10-18T14:47:00Z">
        <w:r w:rsidRPr="00E07D7A">
          <w:rPr>
            <w:sz w:val="30"/>
            <w:szCs w:val="26"/>
          </w:rPr>
          <w:t>MINVALUE 100</w:t>
        </w:r>
      </w:ins>
    </w:p>
    <w:p w:rsidR="00E07D7A" w:rsidRPr="00E07D7A" w:rsidRDefault="00E07D7A" w:rsidP="00E07D7A">
      <w:pPr>
        <w:pStyle w:val="NoSpacing"/>
        <w:rPr>
          <w:ins w:id="672" w:author="Mridul Rajbhar" w:date="2022-10-18T14:47:00Z"/>
          <w:sz w:val="30"/>
          <w:szCs w:val="26"/>
        </w:rPr>
      </w:pPr>
      <w:ins w:id="673" w:author="Mridul Rajbhar" w:date="2022-10-18T14:47:00Z">
        <w:r w:rsidRPr="00E07D7A">
          <w:rPr>
            <w:sz w:val="30"/>
            <w:szCs w:val="26"/>
          </w:rPr>
          <w:t>MAXVALUE 5000</w:t>
        </w:r>
      </w:ins>
    </w:p>
    <w:p w:rsidR="00E07D7A" w:rsidRDefault="00E07D7A">
      <w:pPr>
        <w:pStyle w:val="NoSpacing"/>
        <w:rPr>
          <w:ins w:id="674" w:author="Mridul Rajbhar" w:date="2022-10-18T14:47:00Z"/>
          <w:sz w:val="30"/>
          <w:szCs w:val="26"/>
        </w:rPr>
        <w:pPrChange w:id="675" w:author="Mridul Rajbhar" w:date="2022-10-18T13:27:00Z">
          <w:pPr>
            <w:pStyle w:val="NoSpacing"/>
            <w:ind w:left="360"/>
            <w:jc w:val="center"/>
          </w:pPr>
        </w:pPrChange>
      </w:pPr>
      <w:proofErr w:type="gramStart"/>
      <w:ins w:id="676" w:author="Mridul Rajbhar" w:date="2022-10-18T14:47:00Z">
        <w:r w:rsidRPr="00E07D7A">
          <w:rPr>
            <w:sz w:val="30"/>
            <w:szCs w:val="26"/>
          </w:rPr>
          <w:t>start</w:t>
        </w:r>
        <w:proofErr w:type="gramEnd"/>
        <w:r w:rsidRPr="00E07D7A">
          <w:rPr>
            <w:sz w:val="30"/>
            <w:szCs w:val="26"/>
          </w:rPr>
          <w:t xml:space="preserve"> 100;</w:t>
        </w:r>
      </w:ins>
    </w:p>
    <w:p w:rsidR="007517AF" w:rsidRDefault="007517AF">
      <w:pPr>
        <w:pStyle w:val="NoSpacing"/>
        <w:rPr>
          <w:ins w:id="677" w:author="Mridul Rajbhar" w:date="2022-10-18T14:49:00Z"/>
          <w:sz w:val="30"/>
          <w:szCs w:val="26"/>
        </w:rPr>
        <w:pPrChange w:id="678" w:author="Mridul Rajbhar" w:date="2022-10-18T13:27:00Z">
          <w:pPr>
            <w:pStyle w:val="NoSpacing"/>
            <w:ind w:left="360"/>
            <w:jc w:val="center"/>
          </w:pPr>
        </w:pPrChange>
      </w:pPr>
    </w:p>
    <w:p w:rsidR="00066D3D" w:rsidRDefault="00066D3D">
      <w:pPr>
        <w:pStyle w:val="NoSpacing"/>
        <w:rPr>
          <w:ins w:id="679" w:author="Mridul Rajbhar" w:date="2022-10-18T14:49:00Z"/>
          <w:sz w:val="30"/>
          <w:szCs w:val="26"/>
        </w:rPr>
        <w:pPrChange w:id="680" w:author="Mridul Rajbhar" w:date="2022-10-18T13:27:00Z">
          <w:pPr>
            <w:pStyle w:val="NoSpacing"/>
            <w:ind w:left="360"/>
            <w:jc w:val="center"/>
          </w:pPr>
        </w:pPrChange>
      </w:pPr>
    </w:p>
    <w:p w:rsidR="00C903CA" w:rsidRDefault="00C903CA">
      <w:pPr>
        <w:pStyle w:val="NoSpacing"/>
        <w:rPr>
          <w:ins w:id="681" w:author="Mridul Rajbhar" w:date="2022-10-18T14:49:00Z"/>
          <w:sz w:val="30"/>
          <w:szCs w:val="26"/>
        </w:rPr>
        <w:pPrChange w:id="682" w:author="Mridul Rajbhar" w:date="2022-10-18T13:27:00Z">
          <w:pPr>
            <w:pStyle w:val="NoSpacing"/>
            <w:ind w:left="360"/>
            <w:jc w:val="center"/>
          </w:pPr>
        </w:pPrChange>
      </w:pPr>
      <w:proofErr w:type="gramStart"/>
      <w:ins w:id="683" w:author="Mridul Rajbhar" w:date="2022-10-18T14:49:00Z">
        <w:r>
          <w:rPr>
            <w:sz w:val="30"/>
            <w:szCs w:val="26"/>
          </w:rPr>
          <w:t>sequence</w:t>
        </w:r>
        <w:proofErr w:type="gramEnd"/>
        <w:r>
          <w:rPr>
            <w:sz w:val="30"/>
            <w:szCs w:val="26"/>
          </w:rPr>
          <w:t xml:space="preserve"> starts from 23 and increment 7.</w:t>
        </w:r>
      </w:ins>
    </w:p>
    <w:p w:rsidR="00066D3D" w:rsidRPr="00066D3D" w:rsidRDefault="00066D3D" w:rsidP="00066D3D">
      <w:pPr>
        <w:pStyle w:val="NoSpacing"/>
        <w:rPr>
          <w:ins w:id="684" w:author="Mridul Rajbhar" w:date="2022-10-18T14:49:00Z"/>
          <w:sz w:val="30"/>
          <w:szCs w:val="26"/>
        </w:rPr>
      </w:pPr>
      <w:proofErr w:type="gramStart"/>
      <w:ins w:id="685" w:author="Mridul Rajbhar" w:date="2022-10-18T14:49:00Z">
        <w:r w:rsidRPr="00066D3D">
          <w:rPr>
            <w:sz w:val="30"/>
            <w:szCs w:val="26"/>
          </w:rPr>
          <w:t>create</w:t>
        </w:r>
        <w:proofErr w:type="gramEnd"/>
        <w:r w:rsidRPr="00066D3D">
          <w:rPr>
            <w:sz w:val="30"/>
            <w:szCs w:val="26"/>
          </w:rPr>
          <w:t xml:space="preserve"> sequence test_sequence_4</w:t>
        </w:r>
      </w:ins>
    </w:p>
    <w:p w:rsidR="00066D3D" w:rsidRPr="00066D3D" w:rsidRDefault="00066D3D" w:rsidP="00066D3D">
      <w:pPr>
        <w:pStyle w:val="NoSpacing"/>
        <w:rPr>
          <w:ins w:id="686" w:author="Mridul Rajbhar" w:date="2022-10-18T14:49:00Z"/>
          <w:sz w:val="30"/>
          <w:szCs w:val="26"/>
        </w:rPr>
      </w:pPr>
      <w:proofErr w:type="gramStart"/>
      <w:ins w:id="687" w:author="Mridul Rajbhar" w:date="2022-10-18T14:49:00Z">
        <w:r w:rsidRPr="00066D3D">
          <w:rPr>
            <w:sz w:val="30"/>
            <w:szCs w:val="26"/>
          </w:rPr>
          <w:t>increment</w:t>
        </w:r>
        <w:proofErr w:type="gramEnd"/>
        <w:r w:rsidRPr="00066D3D">
          <w:rPr>
            <w:sz w:val="30"/>
            <w:szCs w:val="26"/>
          </w:rPr>
          <w:t xml:space="preserve"> 7</w:t>
        </w:r>
      </w:ins>
    </w:p>
    <w:p w:rsidR="00066D3D" w:rsidRDefault="00066D3D">
      <w:pPr>
        <w:pStyle w:val="NoSpacing"/>
        <w:rPr>
          <w:ins w:id="688" w:author="Mridul Rajbhar" w:date="2022-10-18T14:50:00Z"/>
          <w:sz w:val="30"/>
          <w:szCs w:val="26"/>
        </w:rPr>
        <w:pPrChange w:id="689" w:author="Mridul Rajbhar" w:date="2022-10-18T13:27:00Z">
          <w:pPr>
            <w:pStyle w:val="NoSpacing"/>
            <w:ind w:left="360"/>
            <w:jc w:val="center"/>
          </w:pPr>
        </w:pPrChange>
      </w:pPr>
      <w:proofErr w:type="gramStart"/>
      <w:ins w:id="690" w:author="Mridul Rajbhar" w:date="2022-10-18T14:49:00Z">
        <w:r w:rsidRPr="00066D3D">
          <w:rPr>
            <w:sz w:val="30"/>
            <w:szCs w:val="26"/>
          </w:rPr>
          <w:t>start</w:t>
        </w:r>
        <w:proofErr w:type="gramEnd"/>
        <w:r w:rsidRPr="00066D3D">
          <w:rPr>
            <w:sz w:val="30"/>
            <w:szCs w:val="26"/>
          </w:rPr>
          <w:t xml:space="preserve"> 23;</w:t>
        </w:r>
      </w:ins>
    </w:p>
    <w:p w:rsidR="00DC4140" w:rsidRDefault="00DC4140">
      <w:pPr>
        <w:pStyle w:val="NoSpacing"/>
        <w:rPr>
          <w:ins w:id="691" w:author="Mridul Rajbhar" w:date="2022-10-18T14:50:00Z"/>
          <w:sz w:val="30"/>
          <w:szCs w:val="26"/>
        </w:rPr>
        <w:pPrChange w:id="692" w:author="Mridul Rajbhar" w:date="2022-10-18T13:27:00Z">
          <w:pPr>
            <w:pStyle w:val="NoSpacing"/>
            <w:ind w:left="360"/>
            <w:jc w:val="center"/>
          </w:pPr>
        </w:pPrChange>
      </w:pPr>
    </w:p>
    <w:p w:rsidR="00DC4140" w:rsidRDefault="00DC4140">
      <w:pPr>
        <w:pStyle w:val="NoSpacing"/>
        <w:rPr>
          <w:ins w:id="693" w:author="Mridul Rajbhar" w:date="2022-10-18T14:50:00Z"/>
          <w:sz w:val="30"/>
          <w:szCs w:val="26"/>
        </w:rPr>
        <w:pPrChange w:id="694" w:author="Mridul Rajbhar" w:date="2022-10-18T13:27:00Z">
          <w:pPr>
            <w:pStyle w:val="NoSpacing"/>
            <w:ind w:left="360"/>
            <w:jc w:val="center"/>
          </w:pPr>
        </w:pPrChange>
      </w:pPr>
    </w:p>
    <w:p w:rsidR="00DC4140" w:rsidRDefault="00DC4140">
      <w:pPr>
        <w:pStyle w:val="NoSpacing"/>
        <w:rPr>
          <w:ins w:id="695" w:author="Mridul Rajbhar" w:date="2022-10-18T14:51:00Z"/>
          <w:sz w:val="30"/>
          <w:szCs w:val="26"/>
        </w:rPr>
        <w:pPrChange w:id="696" w:author="Mridul Rajbhar" w:date="2022-10-18T13:27:00Z">
          <w:pPr>
            <w:pStyle w:val="NoSpacing"/>
            <w:ind w:left="360"/>
            <w:jc w:val="center"/>
          </w:pPr>
        </w:pPrChange>
      </w:pPr>
      <w:ins w:id="697" w:author="Mridul Rajbhar" w:date="2022-10-18T14:50:00Z">
        <w:r>
          <w:rPr>
            <w:sz w:val="30"/>
            <w:szCs w:val="26"/>
          </w:rPr>
          <w:t xml:space="preserve">Attach sequence to a </w:t>
        </w:r>
      </w:ins>
      <w:ins w:id="698" w:author="Mridul Rajbhar" w:date="2022-10-18T14:51:00Z">
        <w:r>
          <w:rPr>
            <w:sz w:val="30"/>
            <w:szCs w:val="26"/>
          </w:rPr>
          <w:t>field</w:t>
        </w:r>
      </w:ins>
    </w:p>
    <w:p w:rsidR="00DC4140" w:rsidRDefault="00DC4140">
      <w:pPr>
        <w:pStyle w:val="NoSpacing"/>
        <w:rPr>
          <w:ins w:id="699" w:author="Mridul Rajbhar" w:date="2022-10-18T15:02:00Z"/>
          <w:sz w:val="30"/>
          <w:szCs w:val="26"/>
        </w:rPr>
        <w:pPrChange w:id="700" w:author="Mridul Rajbhar" w:date="2022-10-18T13:27:00Z">
          <w:pPr>
            <w:pStyle w:val="NoSpacing"/>
            <w:ind w:left="360"/>
            <w:jc w:val="center"/>
          </w:pPr>
        </w:pPrChange>
      </w:pPr>
      <w:ins w:id="701" w:author="Mridul Rajbhar" w:date="2022-10-18T14:51:00Z">
        <w:r>
          <w:rPr>
            <w:sz w:val="30"/>
            <w:szCs w:val="26"/>
          </w:rPr>
          <w:t xml:space="preserve">Create sequence </w:t>
        </w:r>
        <w:proofErr w:type="spellStart"/>
        <w:r>
          <w:rPr>
            <w:sz w:val="30"/>
            <w:szCs w:val="26"/>
          </w:rPr>
          <w:t>sequence_name</w:t>
        </w:r>
        <w:proofErr w:type="spellEnd"/>
        <w:r>
          <w:rPr>
            <w:sz w:val="30"/>
            <w:szCs w:val="26"/>
          </w:rPr>
          <w:t xml:space="preserve"> OWNED BY </w:t>
        </w:r>
        <w:proofErr w:type="spellStart"/>
        <w:r>
          <w:rPr>
            <w:sz w:val="30"/>
            <w:szCs w:val="26"/>
          </w:rPr>
          <w:t>table_name.col_name</w:t>
        </w:r>
        <w:proofErr w:type="spellEnd"/>
        <w:r>
          <w:rPr>
            <w:sz w:val="30"/>
            <w:szCs w:val="26"/>
          </w:rPr>
          <w:t>;</w:t>
        </w:r>
      </w:ins>
    </w:p>
    <w:p w:rsidR="003C7CCC" w:rsidRDefault="003C7CCC">
      <w:pPr>
        <w:pStyle w:val="NoSpacing"/>
        <w:rPr>
          <w:ins w:id="702" w:author="Mridul Rajbhar" w:date="2022-10-18T15:02:00Z"/>
          <w:sz w:val="30"/>
          <w:szCs w:val="26"/>
        </w:rPr>
        <w:pPrChange w:id="703" w:author="Mridul Rajbhar" w:date="2022-10-18T13:27:00Z">
          <w:pPr>
            <w:pStyle w:val="NoSpacing"/>
            <w:ind w:left="360"/>
            <w:jc w:val="center"/>
          </w:pPr>
        </w:pPrChange>
      </w:pPr>
    </w:p>
    <w:p w:rsidR="003C7CCC" w:rsidRDefault="003C7CCC">
      <w:pPr>
        <w:pStyle w:val="NoSpacing"/>
        <w:rPr>
          <w:ins w:id="704" w:author="Mridul Rajbhar" w:date="2022-10-18T15:02:00Z"/>
          <w:sz w:val="30"/>
          <w:szCs w:val="26"/>
        </w:rPr>
        <w:pPrChange w:id="705" w:author="Mridul Rajbhar" w:date="2022-10-18T13:27:00Z">
          <w:pPr>
            <w:pStyle w:val="NoSpacing"/>
            <w:ind w:left="360"/>
            <w:jc w:val="center"/>
          </w:pPr>
        </w:pPrChange>
      </w:pPr>
    </w:p>
    <w:p w:rsidR="003C7CCC" w:rsidRPr="003C7CCC" w:rsidRDefault="003C7CCC" w:rsidP="003C7CCC">
      <w:pPr>
        <w:pStyle w:val="NoSpacing"/>
        <w:rPr>
          <w:ins w:id="706" w:author="Mridul Rajbhar" w:date="2022-10-18T15:02:00Z"/>
          <w:sz w:val="30"/>
          <w:szCs w:val="26"/>
        </w:rPr>
      </w:pPr>
      <w:proofErr w:type="gramStart"/>
      <w:ins w:id="707" w:author="Mridul Rajbhar" w:date="2022-10-18T15:02:00Z">
        <w:r w:rsidRPr="003C7CCC">
          <w:rPr>
            <w:sz w:val="30"/>
            <w:szCs w:val="26"/>
          </w:rPr>
          <w:t>alter</w:t>
        </w:r>
        <w:proofErr w:type="gramEnd"/>
        <w:r w:rsidRPr="003C7CCC">
          <w:rPr>
            <w:sz w:val="30"/>
            <w:szCs w:val="26"/>
          </w:rPr>
          <w:t xml:space="preserve"> table employees</w:t>
        </w:r>
      </w:ins>
    </w:p>
    <w:p w:rsidR="003C7CCC" w:rsidRDefault="003C7CCC">
      <w:pPr>
        <w:pStyle w:val="NoSpacing"/>
        <w:rPr>
          <w:ins w:id="708" w:author="Mridul Rajbhar" w:date="2022-10-18T15:03:00Z"/>
          <w:sz w:val="30"/>
          <w:szCs w:val="26"/>
        </w:rPr>
        <w:pPrChange w:id="709" w:author="Mridul Rajbhar" w:date="2022-10-18T13:27:00Z">
          <w:pPr>
            <w:pStyle w:val="NoSpacing"/>
            <w:ind w:left="360"/>
            <w:jc w:val="center"/>
          </w:pPr>
        </w:pPrChange>
      </w:pPr>
      <w:proofErr w:type="gramStart"/>
      <w:ins w:id="710" w:author="Mridul Rajbhar" w:date="2022-10-18T15:02:00Z">
        <w:r w:rsidRPr="003C7CCC">
          <w:rPr>
            <w:sz w:val="30"/>
            <w:szCs w:val="26"/>
          </w:rPr>
          <w:t>alter</w:t>
        </w:r>
        <w:proofErr w:type="gramEnd"/>
        <w:r w:rsidRPr="003C7CCC">
          <w:rPr>
            <w:sz w:val="30"/>
            <w:szCs w:val="26"/>
          </w:rPr>
          <w:t xml:space="preserve"> column </w:t>
        </w:r>
        <w:proofErr w:type="spellStart"/>
        <w:r w:rsidRPr="003C7CCC">
          <w:rPr>
            <w:sz w:val="30"/>
            <w:szCs w:val="26"/>
          </w:rPr>
          <w:t>employeeid</w:t>
        </w:r>
        <w:proofErr w:type="spellEnd"/>
        <w:r w:rsidRPr="003C7CCC">
          <w:rPr>
            <w:sz w:val="30"/>
            <w:szCs w:val="26"/>
          </w:rPr>
          <w:t xml:space="preserve"> set default </w:t>
        </w:r>
        <w:proofErr w:type="spellStart"/>
        <w:r w:rsidRPr="003C7CCC">
          <w:rPr>
            <w:sz w:val="30"/>
            <w:szCs w:val="26"/>
          </w:rPr>
          <w:t>nextval</w:t>
        </w:r>
        <w:proofErr w:type="spellEnd"/>
        <w:r w:rsidRPr="003C7CCC">
          <w:rPr>
            <w:sz w:val="30"/>
            <w:szCs w:val="26"/>
          </w:rPr>
          <w:t>('</w:t>
        </w:r>
        <w:proofErr w:type="spellStart"/>
        <w:r w:rsidRPr="003C7CCC">
          <w:rPr>
            <w:sz w:val="30"/>
            <w:szCs w:val="26"/>
          </w:rPr>
          <w:t>employees_employeesid_seq</w:t>
        </w:r>
        <w:proofErr w:type="spellEnd"/>
        <w:r w:rsidRPr="003C7CCC">
          <w:rPr>
            <w:sz w:val="30"/>
            <w:szCs w:val="26"/>
          </w:rPr>
          <w:t>');</w:t>
        </w:r>
      </w:ins>
      <w:ins w:id="711" w:author="Mridul Rajbhar" w:date="2022-10-18T15:03:00Z">
        <w:r w:rsidR="000F1515">
          <w:rPr>
            <w:sz w:val="30"/>
            <w:szCs w:val="26"/>
          </w:rPr>
          <w:t xml:space="preserve"> </w:t>
        </w:r>
      </w:ins>
    </w:p>
    <w:p w:rsidR="001015D9" w:rsidRDefault="001015D9">
      <w:pPr>
        <w:pStyle w:val="NoSpacing"/>
        <w:rPr>
          <w:ins w:id="712" w:author="Mridul Rajbhar" w:date="2022-10-18T15:13:00Z"/>
          <w:sz w:val="30"/>
          <w:szCs w:val="26"/>
        </w:rPr>
        <w:pPrChange w:id="713" w:author="Mridul Rajbhar" w:date="2022-10-18T13:27:00Z">
          <w:pPr>
            <w:pStyle w:val="NoSpacing"/>
            <w:ind w:left="360"/>
            <w:jc w:val="center"/>
          </w:pPr>
        </w:pPrChange>
      </w:pPr>
    </w:p>
    <w:p w:rsidR="00C86A20" w:rsidRDefault="00C86A20">
      <w:pPr>
        <w:pStyle w:val="NoSpacing"/>
        <w:rPr>
          <w:ins w:id="714" w:author="Mridul Rajbhar" w:date="2022-10-18T15:13:00Z"/>
          <w:sz w:val="30"/>
          <w:szCs w:val="26"/>
        </w:rPr>
        <w:pPrChange w:id="715" w:author="Mridul Rajbhar" w:date="2022-10-18T13:27:00Z">
          <w:pPr>
            <w:pStyle w:val="NoSpacing"/>
            <w:ind w:left="360"/>
            <w:jc w:val="center"/>
          </w:pPr>
        </w:pPrChange>
      </w:pPr>
    </w:p>
    <w:p w:rsidR="00C86A20" w:rsidRDefault="005F09F0">
      <w:pPr>
        <w:pStyle w:val="NoSpacing"/>
        <w:rPr>
          <w:ins w:id="716" w:author="Mridul Rajbhar" w:date="2022-10-18T15:13:00Z"/>
          <w:sz w:val="30"/>
          <w:szCs w:val="26"/>
        </w:rPr>
        <w:pPrChange w:id="717" w:author="Mridul Rajbhar" w:date="2022-10-18T13:27:00Z">
          <w:pPr>
            <w:pStyle w:val="NoSpacing"/>
            <w:ind w:left="360"/>
            <w:jc w:val="center"/>
          </w:pPr>
        </w:pPrChange>
      </w:pPr>
      <w:proofErr w:type="gramStart"/>
      <w:ins w:id="718" w:author="Mridul Rajbhar" w:date="2022-10-18T15:14:00Z">
        <w:r>
          <w:rPr>
            <w:sz w:val="30"/>
            <w:szCs w:val="26"/>
          </w:rPr>
          <w:t>create</w:t>
        </w:r>
        <w:proofErr w:type="gramEnd"/>
        <w:r>
          <w:rPr>
            <w:sz w:val="30"/>
            <w:szCs w:val="26"/>
          </w:rPr>
          <w:t xml:space="preserve"> sequence and bind to order</w:t>
        </w:r>
        <w:r w:rsidR="00FD5707">
          <w:rPr>
            <w:sz w:val="30"/>
            <w:szCs w:val="26"/>
          </w:rPr>
          <w:t xml:space="preserve"> </w:t>
        </w:r>
        <w:r w:rsidR="00FD5707" w:rsidRPr="00FD5707">
          <w:rPr>
            <w:sz w:val="30"/>
            <w:szCs w:val="26"/>
          </w:rPr>
          <w:sym w:font="Wingdings" w:char="F0E0"/>
        </w:r>
        <w:r w:rsidR="00FD5707">
          <w:rPr>
            <w:sz w:val="30"/>
            <w:szCs w:val="26"/>
          </w:rPr>
          <w:t xml:space="preserve"> </w:t>
        </w:r>
        <w:proofErr w:type="spellStart"/>
        <w:r>
          <w:rPr>
            <w:sz w:val="30"/>
            <w:szCs w:val="26"/>
          </w:rPr>
          <w:t>orderid</w:t>
        </w:r>
        <w:proofErr w:type="spellEnd"/>
        <w:r>
          <w:rPr>
            <w:sz w:val="30"/>
            <w:szCs w:val="26"/>
          </w:rPr>
          <w:t xml:space="preserve"> </w:t>
        </w:r>
      </w:ins>
    </w:p>
    <w:p w:rsidR="005F09F0" w:rsidRDefault="005F09F0">
      <w:pPr>
        <w:pStyle w:val="NoSpacing"/>
        <w:rPr>
          <w:ins w:id="719" w:author="Mridul Rajbhar" w:date="2022-10-18T15:13:00Z"/>
          <w:sz w:val="30"/>
          <w:szCs w:val="26"/>
        </w:rPr>
        <w:pPrChange w:id="720" w:author="Mridul Rajbhar" w:date="2022-10-18T13:27:00Z">
          <w:pPr>
            <w:pStyle w:val="NoSpacing"/>
            <w:ind w:left="360"/>
            <w:jc w:val="center"/>
          </w:pPr>
        </w:pPrChange>
      </w:pPr>
    </w:p>
    <w:p w:rsidR="00C86A20" w:rsidRPr="00C86A20" w:rsidRDefault="00C86A20" w:rsidP="00C86A20">
      <w:pPr>
        <w:pStyle w:val="NoSpacing"/>
        <w:rPr>
          <w:ins w:id="721" w:author="Mridul Rajbhar" w:date="2022-10-18T15:13:00Z"/>
          <w:sz w:val="30"/>
          <w:szCs w:val="26"/>
        </w:rPr>
      </w:pPr>
      <w:proofErr w:type="gramStart"/>
      <w:ins w:id="722" w:author="Mridul Rajbhar" w:date="2022-10-18T15:13:00Z">
        <w:r w:rsidRPr="00C86A20">
          <w:rPr>
            <w:sz w:val="30"/>
            <w:szCs w:val="26"/>
          </w:rPr>
          <w:t>alter</w:t>
        </w:r>
        <w:proofErr w:type="gramEnd"/>
        <w:r w:rsidRPr="00C86A20">
          <w:rPr>
            <w:sz w:val="30"/>
            <w:szCs w:val="26"/>
          </w:rPr>
          <w:t xml:space="preserve"> table orders</w:t>
        </w:r>
      </w:ins>
    </w:p>
    <w:p w:rsidR="00C86A20" w:rsidRDefault="00C86A20">
      <w:pPr>
        <w:pStyle w:val="NoSpacing"/>
        <w:rPr>
          <w:ins w:id="723" w:author="Mridul Rajbhar" w:date="2022-10-18T15:29:00Z"/>
          <w:sz w:val="30"/>
          <w:szCs w:val="26"/>
        </w:rPr>
        <w:pPrChange w:id="724" w:author="Mridul Rajbhar" w:date="2022-10-18T13:27:00Z">
          <w:pPr>
            <w:pStyle w:val="NoSpacing"/>
            <w:ind w:left="360"/>
            <w:jc w:val="center"/>
          </w:pPr>
        </w:pPrChange>
      </w:pPr>
      <w:proofErr w:type="gramStart"/>
      <w:ins w:id="725" w:author="Mridul Rajbhar" w:date="2022-10-18T15:13:00Z">
        <w:r w:rsidRPr="00C86A20">
          <w:rPr>
            <w:sz w:val="30"/>
            <w:szCs w:val="26"/>
          </w:rPr>
          <w:t>alter</w:t>
        </w:r>
        <w:proofErr w:type="gramEnd"/>
        <w:r w:rsidRPr="00C86A20">
          <w:rPr>
            <w:sz w:val="30"/>
            <w:szCs w:val="26"/>
          </w:rPr>
          <w:t xml:space="preserve"> column </w:t>
        </w:r>
        <w:proofErr w:type="spellStart"/>
        <w:r w:rsidRPr="00C86A20">
          <w:rPr>
            <w:sz w:val="30"/>
            <w:szCs w:val="26"/>
          </w:rPr>
          <w:t>orderid</w:t>
        </w:r>
        <w:proofErr w:type="spellEnd"/>
        <w:r w:rsidRPr="00C86A20">
          <w:rPr>
            <w:sz w:val="30"/>
            <w:szCs w:val="26"/>
          </w:rPr>
          <w:t xml:space="preserve"> set default </w:t>
        </w:r>
        <w:proofErr w:type="spellStart"/>
        <w:r w:rsidRPr="00C86A20">
          <w:rPr>
            <w:sz w:val="30"/>
            <w:szCs w:val="26"/>
          </w:rPr>
          <w:t>nextval</w:t>
        </w:r>
        <w:proofErr w:type="spellEnd"/>
        <w:r w:rsidRPr="00C86A20">
          <w:rPr>
            <w:sz w:val="30"/>
            <w:szCs w:val="26"/>
          </w:rPr>
          <w:t>('</w:t>
        </w:r>
        <w:proofErr w:type="spellStart"/>
        <w:r w:rsidRPr="00C86A20">
          <w:rPr>
            <w:sz w:val="30"/>
            <w:szCs w:val="26"/>
          </w:rPr>
          <w:t>seq_order_orderid</w:t>
        </w:r>
        <w:proofErr w:type="spellEnd"/>
        <w:r w:rsidRPr="00C86A20">
          <w:rPr>
            <w:sz w:val="30"/>
            <w:szCs w:val="26"/>
          </w:rPr>
          <w:t>');</w:t>
        </w:r>
      </w:ins>
    </w:p>
    <w:p w:rsidR="001D3FA0" w:rsidRDefault="001D3FA0">
      <w:pPr>
        <w:pStyle w:val="NoSpacing"/>
        <w:rPr>
          <w:ins w:id="726" w:author="Mridul Rajbhar" w:date="2022-10-18T15:29:00Z"/>
          <w:sz w:val="30"/>
          <w:szCs w:val="26"/>
        </w:rPr>
        <w:pPrChange w:id="727" w:author="Mridul Rajbhar" w:date="2022-10-18T13:27:00Z">
          <w:pPr>
            <w:pStyle w:val="NoSpacing"/>
            <w:ind w:left="360"/>
            <w:jc w:val="center"/>
          </w:pPr>
        </w:pPrChange>
      </w:pPr>
    </w:p>
    <w:p w:rsidR="001D3FA0" w:rsidRDefault="001D3FA0">
      <w:pPr>
        <w:pStyle w:val="NoSpacing"/>
        <w:rPr>
          <w:ins w:id="728" w:author="Mridul Rajbhar" w:date="2022-10-18T15:29:00Z"/>
          <w:sz w:val="30"/>
          <w:szCs w:val="26"/>
        </w:rPr>
        <w:pPrChange w:id="729" w:author="Mridul Rajbhar" w:date="2022-10-18T13:27:00Z">
          <w:pPr>
            <w:pStyle w:val="NoSpacing"/>
            <w:ind w:left="360"/>
            <w:jc w:val="center"/>
          </w:pPr>
        </w:pPrChange>
      </w:pPr>
    </w:p>
    <w:p w:rsidR="001D3FA0" w:rsidRDefault="001D3FA0">
      <w:pPr>
        <w:pStyle w:val="NoSpacing"/>
        <w:rPr>
          <w:ins w:id="730" w:author="Mridul Rajbhar" w:date="2022-10-18T15:29:00Z"/>
          <w:sz w:val="30"/>
          <w:szCs w:val="26"/>
        </w:rPr>
        <w:pPrChange w:id="731" w:author="Mridul Rajbhar" w:date="2022-10-18T13:27:00Z">
          <w:pPr>
            <w:pStyle w:val="NoSpacing"/>
            <w:ind w:left="360"/>
            <w:jc w:val="center"/>
          </w:pPr>
        </w:pPrChange>
      </w:pPr>
    </w:p>
    <w:p w:rsidR="001D3FA0" w:rsidRDefault="001D3FA0">
      <w:pPr>
        <w:pStyle w:val="NoSpacing"/>
        <w:rPr>
          <w:ins w:id="732" w:author="Mridul Rajbhar" w:date="2022-10-18T15:29:00Z"/>
          <w:b/>
          <w:sz w:val="30"/>
          <w:szCs w:val="26"/>
        </w:rPr>
        <w:pPrChange w:id="733" w:author="Mridul Rajbhar" w:date="2022-10-18T13:27:00Z">
          <w:pPr>
            <w:pStyle w:val="NoSpacing"/>
            <w:ind w:left="360"/>
            <w:jc w:val="center"/>
          </w:pPr>
        </w:pPrChange>
      </w:pPr>
      <w:ins w:id="734" w:author="Mridul Rajbhar" w:date="2022-10-18T15:29:00Z">
        <w:r>
          <w:rPr>
            <w:b/>
            <w:sz w:val="30"/>
            <w:szCs w:val="26"/>
          </w:rPr>
          <w:t>Alter the sequence</w:t>
        </w:r>
      </w:ins>
    </w:p>
    <w:p w:rsidR="00C42F3A" w:rsidRDefault="00C42F3A">
      <w:pPr>
        <w:pStyle w:val="NoSpacing"/>
        <w:rPr>
          <w:ins w:id="735" w:author="Mridul Rajbhar" w:date="2022-10-18T15:34:00Z"/>
          <w:b/>
          <w:sz w:val="30"/>
          <w:szCs w:val="26"/>
        </w:rPr>
        <w:pPrChange w:id="736" w:author="Mridul Rajbhar" w:date="2022-10-18T13:27:00Z">
          <w:pPr>
            <w:pStyle w:val="NoSpacing"/>
            <w:ind w:left="360"/>
            <w:jc w:val="center"/>
          </w:pPr>
        </w:pPrChange>
      </w:pPr>
    </w:p>
    <w:p w:rsidR="00C42F3A" w:rsidRDefault="00C42F3A">
      <w:pPr>
        <w:pStyle w:val="NoSpacing"/>
        <w:numPr>
          <w:ilvl w:val="0"/>
          <w:numId w:val="8"/>
        </w:numPr>
        <w:rPr>
          <w:ins w:id="737" w:author="Mridul Rajbhar" w:date="2022-10-18T15:34:00Z"/>
          <w:sz w:val="30"/>
          <w:szCs w:val="26"/>
        </w:rPr>
        <w:pPrChange w:id="738" w:author="Mridul Rajbhar" w:date="2022-10-18T15:40:00Z">
          <w:pPr>
            <w:pStyle w:val="NoSpacing"/>
          </w:pPr>
        </w:pPrChange>
      </w:pPr>
      <w:ins w:id="739" w:author="Mridul Rajbhar" w:date="2022-10-18T15:34:00Z">
        <w:r>
          <w:rPr>
            <w:sz w:val="30"/>
            <w:szCs w:val="26"/>
          </w:rPr>
          <w:t xml:space="preserve">ALTER SEQUENCE </w:t>
        </w:r>
        <w:proofErr w:type="spellStart"/>
        <w:r>
          <w:rPr>
            <w:sz w:val="30"/>
            <w:szCs w:val="26"/>
          </w:rPr>
          <w:t>sequence_name</w:t>
        </w:r>
        <w:proofErr w:type="spellEnd"/>
        <w:r>
          <w:rPr>
            <w:sz w:val="30"/>
            <w:szCs w:val="26"/>
          </w:rPr>
          <w:t xml:space="preserve"> RESTART number;</w:t>
        </w:r>
      </w:ins>
    </w:p>
    <w:p w:rsidR="001A7968" w:rsidRDefault="001A7968" w:rsidP="00C42F3A">
      <w:pPr>
        <w:pStyle w:val="NoSpacing"/>
        <w:rPr>
          <w:ins w:id="740" w:author="Mridul Rajbhar" w:date="2022-10-18T15:35:00Z"/>
          <w:sz w:val="30"/>
          <w:szCs w:val="26"/>
        </w:rPr>
      </w:pPr>
    </w:p>
    <w:p w:rsidR="00C42F3A" w:rsidRPr="00C141B4" w:rsidRDefault="00C42F3A" w:rsidP="00C42F3A">
      <w:pPr>
        <w:pStyle w:val="NoSpacing"/>
        <w:rPr>
          <w:ins w:id="741" w:author="Mridul Rajbhar" w:date="2022-10-18T15:35:00Z"/>
          <w:sz w:val="30"/>
          <w:szCs w:val="26"/>
        </w:rPr>
      </w:pPr>
      <w:proofErr w:type="gramStart"/>
      <w:ins w:id="742" w:author="Mridul Rajbhar" w:date="2022-10-18T15:35:00Z">
        <w:r w:rsidRPr="00C141B4">
          <w:rPr>
            <w:sz w:val="30"/>
            <w:szCs w:val="26"/>
          </w:rPr>
          <w:t>insert</w:t>
        </w:r>
        <w:proofErr w:type="gramEnd"/>
        <w:r w:rsidRPr="00C141B4">
          <w:rPr>
            <w:sz w:val="30"/>
            <w:szCs w:val="26"/>
          </w:rPr>
          <w:t xml:space="preserve"> into orders</w:t>
        </w:r>
      </w:ins>
    </w:p>
    <w:p w:rsidR="00C42F3A" w:rsidRPr="00C141B4" w:rsidRDefault="00C42F3A" w:rsidP="00C42F3A">
      <w:pPr>
        <w:pStyle w:val="NoSpacing"/>
        <w:rPr>
          <w:ins w:id="743" w:author="Mridul Rajbhar" w:date="2022-10-18T15:35:00Z"/>
          <w:sz w:val="30"/>
          <w:szCs w:val="26"/>
        </w:rPr>
      </w:pPr>
      <w:ins w:id="744" w:author="Mridul Rajbhar" w:date="2022-10-18T15:35:00Z">
        <w:r w:rsidRPr="00C141B4">
          <w:rPr>
            <w:sz w:val="30"/>
            <w:szCs w:val="26"/>
          </w:rPr>
          <w:t>(</w:t>
        </w:r>
        <w:proofErr w:type="spellStart"/>
        <w:proofErr w:type="gramStart"/>
        <w:r w:rsidRPr="00C141B4">
          <w:rPr>
            <w:sz w:val="30"/>
            <w:szCs w:val="26"/>
          </w:rPr>
          <w:t>customerid</w:t>
        </w:r>
        <w:proofErr w:type="spellEnd"/>
        <w:proofErr w:type="gramEnd"/>
        <w:r w:rsidRPr="00C141B4">
          <w:rPr>
            <w:sz w:val="30"/>
            <w:szCs w:val="26"/>
          </w:rPr>
          <w:t xml:space="preserve">, </w:t>
        </w:r>
        <w:proofErr w:type="spellStart"/>
        <w:r w:rsidRPr="00C141B4">
          <w:rPr>
            <w:sz w:val="30"/>
            <w:szCs w:val="26"/>
          </w:rPr>
          <w:t>employeeid</w:t>
        </w:r>
        <w:proofErr w:type="spellEnd"/>
        <w:r w:rsidRPr="00C141B4">
          <w:rPr>
            <w:sz w:val="30"/>
            <w:szCs w:val="26"/>
          </w:rPr>
          <w:t xml:space="preserve">, </w:t>
        </w:r>
        <w:proofErr w:type="spellStart"/>
        <w:r w:rsidRPr="00C141B4">
          <w:rPr>
            <w:sz w:val="30"/>
            <w:szCs w:val="26"/>
          </w:rPr>
          <w:t>requireddate</w:t>
        </w:r>
        <w:proofErr w:type="spellEnd"/>
        <w:r w:rsidRPr="00C141B4">
          <w:rPr>
            <w:sz w:val="30"/>
            <w:szCs w:val="26"/>
          </w:rPr>
          <w:t xml:space="preserve">, </w:t>
        </w:r>
        <w:proofErr w:type="spellStart"/>
        <w:r w:rsidRPr="00C141B4">
          <w:rPr>
            <w:sz w:val="30"/>
            <w:szCs w:val="26"/>
          </w:rPr>
          <w:t>shippeddate</w:t>
        </w:r>
        <w:proofErr w:type="spellEnd"/>
        <w:r w:rsidRPr="00C141B4">
          <w:rPr>
            <w:sz w:val="30"/>
            <w:szCs w:val="26"/>
          </w:rPr>
          <w:t>)</w:t>
        </w:r>
      </w:ins>
    </w:p>
    <w:p w:rsidR="00C42F3A" w:rsidRPr="00C141B4" w:rsidRDefault="00C42F3A" w:rsidP="00C42F3A">
      <w:pPr>
        <w:pStyle w:val="NoSpacing"/>
        <w:rPr>
          <w:ins w:id="745" w:author="Mridul Rajbhar" w:date="2022-10-18T15:35:00Z"/>
          <w:sz w:val="30"/>
          <w:szCs w:val="26"/>
        </w:rPr>
      </w:pPr>
      <w:ins w:id="746" w:author="Mridul Rajbhar" w:date="2022-10-18T15:35:00Z">
        <w:r w:rsidRPr="00C141B4">
          <w:rPr>
            <w:sz w:val="30"/>
            <w:szCs w:val="26"/>
          </w:rPr>
          <w:t>VALUES</w:t>
        </w:r>
      </w:ins>
    </w:p>
    <w:p w:rsidR="00C42F3A" w:rsidRPr="00C141B4" w:rsidRDefault="00C42F3A" w:rsidP="00C42F3A">
      <w:pPr>
        <w:pStyle w:val="NoSpacing"/>
        <w:rPr>
          <w:ins w:id="747" w:author="Mridul Rajbhar" w:date="2022-10-18T15:35:00Z"/>
          <w:sz w:val="30"/>
          <w:szCs w:val="26"/>
        </w:rPr>
      </w:pPr>
      <w:ins w:id="748" w:author="Mridul Rajbhar" w:date="2022-10-18T15:35:00Z">
        <w:r w:rsidRPr="00C141B4">
          <w:rPr>
            <w:sz w:val="30"/>
            <w:szCs w:val="26"/>
          </w:rPr>
          <w:t>('VINET', '1', '1900-05-03', '1990-03-05');</w:t>
        </w:r>
      </w:ins>
    </w:p>
    <w:p w:rsidR="00C42F3A" w:rsidRDefault="00C42F3A" w:rsidP="00C42F3A">
      <w:pPr>
        <w:pStyle w:val="NoSpacing"/>
        <w:rPr>
          <w:ins w:id="749" w:author="Mridul Rajbhar" w:date="2022-10-18T15:40:00Z"/>
          <w:sz w:val="30"/>
          <w:szCs w:val="26"/>
        </w:rPr>
      </w:pPr>
    </w:p>
    <w:p w:rsidR="00660C6D" w:rsidRDefault="00660C6D" w:rsidP="00C42F3A">
      <w:pPr>
        <w:pStyle w:val="NoSpacing"/>
        <w:rPr>
          <w:ins w:id="750" w:author="Mridul Rajbhar" w:date="2022-10-18T15:35:00Z"/>
          <w:sz w:val="30"/>
          <w:szCs w:val="26"/>
        </w:rPr>
      </w:pPr>
    </w:p>
    <w:p w:rsidR="00C42F3A" w:rsidRDefault="00C42F3A">
      <w:pPr>
        <w:pStyle w:val="NoSpacing"/>
        <w:numPr>
          <w:ilvl w:val="0"/>
          <w:numId w:val="8"/>
        </w:numPr>
        <w:rPr>
          <w:ins w:id="751" w:author="Mridul Rajbhar" w:date="2022-10-18T15:35:00Z"/>
          <w:sz w:val="30"/>
          <w:szCs w:val="26"/>
        </w:rPr>
        <w:pPrChange w:id="752" w:author="Mridul Rajbhar" w:date="2022-10-18T15:40:00Z">
          <w:pPr>
            <w:pStyle w:val="NoSpacing"/>
          </w:pPr>
        </w:pPrChange>
      </w:pPr>
      <w:ins w:id="753" w:author="Mridul Rajbhar" w:date="2022-10-18T15:35:00Z">
        <w:r>
          <w:rPr>
            <w:sz w:val="30"/>
            <w:szCs w:val="26"/>
          </w:rPr>
          <w:t xml:space="preserve">ALTER SEQUENCE </w:t>
        </w:r>
        <w:proofErr w:type="spellStart"/>
        <w:r>
          <w:rPr>
            <w:sz w:val="30"/>
            <w:szCs w:val="26"/>
          </w:rPr>
          <w:t>sequence_name</w:t>
        </w:r>
        <w:proofErr w:type="spellEnd"/>
        <w:r>
          <w:rPr>
            <w:sz w:val="30"/>
            <w:szCs w:val="26"/>
          </w:rPr>
          <w:t xml:space="preserve"> RENAME </w:t>
        </w:r>
        <w:proofErr w:type="spellStart"/>
        <w:r>
          <w:rPr>
            <w:sz w:val="30"/>
            <w:szCs w:val="26"/>
          </w:rPr>
          <w:t>new_name</w:t>
        </w:r>
        <w:proofErr w:type="spellEnd"/>
        <w:r>
          <w:rPr>
            <w:sz w:val="30"/>
            <w:szCs w:val="26"/>
          </w:rPr>
          <w:t>;</w:t>
        </w:r>
      </w:ins>
    </w:p>
    <w:p w:rsidR="00C42F3A" w:rsidRDefault="00C42F3A">
      <w:pPr>
        <w:pStyle w:val="NoSpacing"/>
        <w:rPr>
          <w:ins w:id="754" w:author="Mridul Rajbhar" w:date="2022-10-18T15:41:00Z"/>
          <w:sz w:val="30"/>
          <w:szCs w:val="26"/>
        </w:rPr>
        <w:pPrChange w:id="755" w:author="Mridul Rajbhar" w:date="2022-10-18T15:35:00Z">
          <w:pPr>
            <w:pStyle w:val="NoSpacing"/>
            <w:ind w:left="360"/>
            <w:jc w:val="center"/>
          </w:pPr>
        </w:pPrChange>
      </w:pPr>
    </w:p>
    <w:p w:rsidR="00660C6D" w:rsidRDefault="00660C6D">
      <w:pPr>
        <w:pStyle w:val="NoSpacing"/>
        <w:rPr>
          <w:ins w:id="756" w:author="Mridul Rajbhar" w:date="2022-10-18T15:41:00Z"/>
          <w:sz w:val="30"/>
          <w:szCs w:val="26"/>
        </w:rPr>
        <w:pPrChange w:id="757" w:author="Mridul Rajbhar" w:date="2022-10-18T15:35:00Z">
          <w:pPr>
            <w:pStyle w:val="NoSpacing"/>
            <w:ind w:left="360"/>
            <w:jc w:val="center"/>
          </w:pPr>
        </w:pPrChange>
      </w:pPr>
    </w:p>
    <w:p w:rsidR="00660C6D" w:rsidRDefault="00660C6D">
      <w:pPr>
        <w:pStyle w:val="NoSpacing"/>
        <w:rPr>
          <w:ins w:id="758" w:author="Mridul Rajbhar" w:date="2022-10-18T15:40:00Z"/>
          <w:sz w:val="30"/>
          <w:szCs w:val="26"/>
        </w:rPr>
        <w:pPrChange w:id="759" w:author="Mridul Rajbhar" w:date="2022-10-18T15:35:00Z">
          <w:pPr>
            <w:pStyle w:val="NoSpacing"/>
            <w:ind w:left="360"/>
            <w:jc w:val="center"/>
          </w:pPr>
        </w:pPrChange>
      </w:pPr>
    </w:p>
    <w:p w:rsidR="00660C6D" w:rsidRPr="00660C6D" w:rsidRDefault="00660C6D">
      <w:pPr>
        <w:pStyle w:val="NoSpacing"/>
        <w:rPr>
          <w:ins w:id="760" w:author="Mridul Rajbhar" w:date="2022-10-18T15:40:00Z"/>
          <w:b/>
          <w:sz w:val="30"/>
          <w:szCs w:val="26"/>
          <w:rPrChange w:id="761" w:author="Mridul Rajbhar" w:date="2022-10-18T15:41:00Z">
            <w:rPr>
              <w:ins w:id="762" w:author="Mridul Rajbhar" w:date="2022-10-18T15:40:00Z"/>
              <w:sz w:val="30"/>
              <w:szCs w:val="26"/>
            </w:rPr>
          </w:rPrChange>
        </w:rPr>
        <w:pPrChange w:id="763" w:author="Mridul Rajbhar" w:date="2022-10-18T15:35:00Z">
          <w:pPr>
            <w:pStyle w:val="NoSpacing"/>
            <w:ind w:left="360"/>
            <w:jc w:val="center"/>
          </w:pPr>
        </w:pPrChange>
      </w:pPr>
      <w:ins w:id="764" w:author="Mridul Rajbhar" w:date="2022-10-18T15:41:00Z">
        <w:r>
          <w:rPr>
            <w:b/>
            <w:sz w:val="30"/>
            <w:szCs w:val="26"/>
          </w:rPr>
          <w:t>D</w:t>
        </w:r>
      </w:ins>
      <w:ins w:id="765" w:author="Mridul Rajbhar" w:date="2022-10-18T15:42:00Z">
        <w:r>
          <w:rPr>
            <w:b/>
            <w:sz w:val="30"/>
            <w:szCs w:val="26"/>
          </w:rPr>
          <w:t>ro</w:t>
        </w:r>
      </w:ins>
      <w:ins w:id="766" w:author="Mridul Rajbhar" w:date="2022-10-18T15:41:00Z">
        <w:r>
          <w:rPr>
            <w:b/>
            <w:sz w:val="30"/>
            <w:szCs w:val="26"/>
          </w:rPr>
          <w:t>p the se</w:t>
        </w:r>
      </w:ins>
      <w:ins w:id="767" w:author="Mridul Rajbhar" w:date="2022-10-18T15:42:00Z">
        <w:r>
          <w:rPr>
            <w:b/>
            <w:sz w:val="30"/>
            <w:szCs w:val="26"/>
          </w:rPr>
          <w:t>quence</w:t>
        </w:r>
      </w:ins>
    </w:p>
    <w:p w:rsidR="00A04ECE" w:rsidRDefault="00A04ECE">
      <w:pPr>
        <w:pStyle w:val="NoSpacing"/>
        <w:rPr>
          <w:ins w:id="768" w:author="Mridul Rajbhar" w:date="2022-10-18T15:49:00Z"/>
          <w:sz w:val="30"/>
          <w:szCs w:val="26"/>
        </w:rPr>
        <w:pPrChange w:id="769" w:author="Mridul Rajbhar" w:date="2022-10-18T15:35:00Z">
          <w:pPr>
            <w:pStyle w:val="NoSpacing"/>
            <w:ind w:left="360"/>
            <w:jc w:val="center"/>
          </w:pPr>
        </w:pPrChange>
      </w:pPr>
      <w:ins w:id="770" w:author="Mridul Rajbhar" w:date="2022-10-18T15:49:00Z">
        <w:r>
          <w:rPr>
            <w:sz w:val="30"/>
            <w:szCs w:val="26"/>
          </w:rPr>
          <w:tab/>
          <w:t xml:space="preserve">Drop sequence </w:t>
        </w:r>
        <w:proofErr w:type="spellStart"/>
        <w:r>
          <w:rPr>
            <w:sz w:val="30"/>
            <w:szCs w:val="26"/>
          </w:rPr>
          <w:t>sequence_name</w:t>
        </w:r>
        <w:proofErr w:type="spellEnd"/>
        <w:r>
          <w:rPr>
            <w:sz w:val="30"/>
            <w:szCs w:val="26"/>
          </w:rPr>
          <w:t>;</w:t>
        </w:r>
      </w:ins>
    </w:p>
    <w:p w:rsidR="00A04ECE" w:rsidRDefault="00A04ECE">
      <w:pPr>
        <w:pStyle w:val="NoSpacing"/>
        <w:rPr>
          <w:ins w:id="771" w:author="Mridul Rajbhar" w:date="2022-10-18T15:49:00Z"/>
          <w:sz w:val="30"/>
          <w:szCs w:val="26"/>
        </w:rPr>
        <w:pPrChange w:id="772" w:author="Mridul Rajbhar" w:date="2022-10-18T15:35:00Z">
          <w:pPr>
            <w:pStyle w:val="NoSpacing"/>
            <w:ind w:left="360"/>
            <w:jc w:val="center"/>
          </w:pPr>
        </w:pPrChange>
      </w:pPr>
    </w:p>
    <w:p w:rsidR="00A04ECE" w:rsidRDefault="00A04ECE">
      <w:pPr>
        <w:pStyle w:val="NoSpacing"/>
        <w:rPr>
          <w:ins w:id="773" w:author="Mridul Rajbhar" w:date="2022-10-18T15:50:00Z"/>
          <w:b/>
          <w:sz w:val="30"/>
          <w:szCs w:val="26"/>
        </w:rPr>
        <w:pPrChange w:id="774" w:author="Mridul Rajbhar" w:date="2022-10-18T15:35:00Z">
          <w:pPr>
            <w:pStyle w:val="NoSpacing"/>
            <w:ind w:left="360"/>
            <w:jc w:val="center"/>
          </w:pPr>
        </w:pPrChange>
      </w:pPr>
      <w:ins w:id="775" w:author="Mridul Rajbhar" w:date="2022-10-18T15:50:00Z">
        <w:r>
          <w:rPr>
            <w:b/>
            <w:sz w:val="30"/>
            <w:szCs w:val="26"/>
          </w:rPr>
          <w:t xml:space="preserve">SERIALS </w:t>
        </w:r>
      </w:ins>
    </w:p>
    <w:p w:rsidR="00A04ECE" w:rsidRDefault="00A04ECE">
      <w:pPr>
        <w:pStyle w:val="NoSpacing"/>
        <w:rPr>
          <w:ins w:id="776" w:author="Mridul Rajbhar" w:date="2022-10-18T15:50:00Z"/>
          <w:sz w:val="30"/>
          <w:szCs w:val="26"/>
        </w:rPr>
        <w:pPrChange w:id="777" w:author="Mridul Rajbhar" w:date="2022-10-18T15:35:00Z">
          <w:pPr>
            <w:pStyle w:val="NoSpacing"/>
            <w:ind w:left="360"/>
            <w:jc w:val="center"/>
          </w:pPr>
        </w:pPrChange>
      </w:pPr>
      <w:ins w:id="778" w:author="Mridul Rajbhar" w:date="2022-10-18T15:50:00Z">
        <w:r>
          <w:rPr>
            <w:sz w:val="30"/>
            <w:szCs w:val="26"/>
          </w:rPr>
          <w:t>Increment the value automatically.</w:t>
        </w:r>
      </w:ins>
    </w:p>
    <w:p w:rsidR="00A04ECE" w:rsidRDefault="001E520E">
      <w:pPr>
        <w:pStyle w:val="NoSpacing"/>
        <w:numPr>
          <w:ilvl w:val="0"/>
          <w:numId w:val="9"/>
        </w:numPr>
        <w:rPr>
          <w:ins w:id="779" w:author="Mridul Rajbhar" w:date="2022-10-18T15:50:00Z"/>
          <w:sz w:val="30"/>
          <w:szCs w:val="26"/>
        </w:rPr>
        <w:pPrChange w:id="780" w:author="Mridul Rajbhar" w:date="2022-10-18T15:50:00Z">
          <w:pPr>
            <w:pStyle w:val="NoSpacing"/>
            <w:ind w:left="360"/>
            <w:jc w:val="center"/>
          </w:pPr>
        </w:pPrChange>
      </w:pPr>
      <w:proofErr w:type="spellStart"/>
      <w:ins w:id="781" w:author="Mridul Rajbhar" w:date="2022-10-18T15:51:00Z">
        <w:r>
          <w:rPr>
            <w:sz w:val="30"/>
            <w:szCs w:val="26"/>
          </w:rPr>
          <w:t>b</w:t>
        </w:r>
      </w:ins>
      <w:ins w:id="782" w:author="Mridul Rajbhar" w:date="2022-10-18T15:50:00Z">
        <w:r w:rsidR="00463CFF">
          <w:rPr>
            <w:sz w:val="30"/>
            <w:szCs w:val="26"/>
          </w:rPr>
          <w:t>igserial</w:t>
        </w:r>
        <w:proofErr w:type="spellEnd"/>
        <w:r w:rsidR="00463CFF">
          <w:rPr>
            <w:sz w:val="30"/>
            <w:szCs w:val="26"/>
          </w:rPr>
          <w:t xml:space="preserve"> </w:t>
        </w:r>
        <w:r w:rsidR="00463CFF" w:rsidRPr="00463CFF">
          <w:rPr>
            <w:sz w:val="30"/>
            <w:szCs w:val="26"/>
          </w:rPr>
          <w:sym w:font="Wingdings" w:char="F0E0"/>
        </w:r>
        <w:r w:rsidR="00463CFF">
          <w:rPr>
            <w:sz w:val="30"/>
            <w:szCs w:val="26"/>
          </w:rPr>
          <w:t xml:space="preserve"> increment big </w:t>
        </w:r>
      </w:ins>
      <w:proofErr w:type="spellStart"/>
      <w:ins w:id="783" w:author="Mridul Rajbhar" w:date="2022-10-18T15:51:00Z">
        <w:r w:rsidR="00463CFF">
          <w:rPr>
            <w:sz w:val="30"/>
            <w:szCs w:val="26"/>
          </w:rPr>
          <w:t>int</w:t>
        </w:r>
      </w:ins>
      <w:proofErr w:type="spellEnd"/>
    </w:p>
    <w:p w:rsidR="00463CFF" w:rsidRDefault="001E520E">
      <w:pPr>
        <w:pStyle w:val="NoSpacing"/>
        <w:numPr>
          <w:ilvl w:val="0"/>
          <w:numId w:val="9"/>
        </w:numPr>
        <w:rPr>
          <w:ins w:id="784" w:author="Mridul Rajbhar" w:date="2022-10-18T15:51:00Z"/>
          <w:sz w:val="30"/>
          <w:szCs w:val="26"/>
        </w:rPr>
        <w:pPrChange w:id="785" w:author="Mridul Rajbhar" w:date="2022-10-18T15:50:00Z">
          <w:pPr>
            <w:pStyle w:val="NoSpacing"/>
            <w:ind w:left="360"/>
            <w:jc w:val="center"/>
          </w:pPr>
        </w:pPrChange>
      </w:pPr>
      <w:proofErr w:type="gramStart"/>
      <w:ins w:id="786" w:author="Mridul Rajbhar" w:date="2022-10-18T15:51:00Z">
        <w:r>
          <w:rPr>
            <w:sz w:val="30"/>
            <w:szCs w:val="26"/>
          </w:rPr>
          <w:t>s</w:t>
        </w:r>
      </w:ins>
      <w:ins w:id="787" w:author="Mridul Rajbhar" w:date="2022-10-18T15:50:00Z">
        <w:r w:rsidR="00463CFF">
          <w:rPr>
            <w:sz w:val="30"/>
            <w:szCs w:val="26"/>
          </w:rPr>
          <w:t>erial</w:t>
        </w:r>
        <w:proofErr w:type="gramEnd"/>
        <w:r w:rsidR="00463CFF">
          <w:rPr>
            <w:sz w:val="30"/>
            <w:szCs w:val="26"/>
          </w:rPr>
          <w:t xml:space="preserve"> </w:t>
        </w:r>
        <w:r w:rsidR="00463CFF" w:rsidRPr="00463CFF">
          <w:rPr>
            <w:sz w:val="30"/>
            <w:szCs w:val="26"/>
          </w:rPr>
          <w:sym w:font="Wingdings" w:char="F0E0"/>
        </w:r>
        <w:r w:rsidR="00463CFF">
          <w:rPr>
            <w:sz w:val="30"/>
            <w:szCs w:val="26"/>
          </w:rPr>
          <w:t xml:space="preserve"> </w:t>
        </w:r>
      </w:ins>
      <w:ins w:id="788" w:author="Mridul Rajbhar" w:date="2022-10-18T15:51:00Z">
        <w:r w:rsidR="00463CFF">
          <w:rPr>
            <w:sz w:val="30"/>
            <w:szCs w:val="26"/>
          </w:rPr>
          <w:t>increment int.</w:t>
        </w:r>
      </w:ins>
    </w:p>
    <w:p w:rsidR="00463CFF" w:rsidRPr="00A04ECE" w:rsidRDefault="001E520E">
      <w:pPr>
        <w:pStyle w:val="NoSpacing"/>
        <w:numPr>
          <w:ilvl w:val="0"/>
          <w:numId w:val="9"/>
        </w:numPr>
        <w:rPr>
          <w:ins w:id="789" w:author="Mridul Rajbhar" w:date="2022-10-18T15:40:00Z"/>
          <w:sz w:val="30"/>
          <w:szCs w:val="26"/>
        </w:rPr>
        <w:pPrChange w:id="790" w:author="Mridul Rajbhar" w:date="2022-10-18T15:50:00Z">
          <w:pPr>
            <w:pStyle w:val="NoSpacing"/>
            <w:ind w:left="360"/>
            <w:jc w:val="center"/>
          </w:pPr>
        </w:pPrChange>
      </w:pPr>
      <w:proofErr w:type="spellStart"/>
      <w:proofErr w:type="gramStart"/>
      <w:ins w:id="791" w:author="Mridul Rajbhar" w:date="2022-10-18T15:51:00Z">
        <w:r>
          <w:rPr>
            <w:sz w:val="30"/>
            <w:szCs w:val="26"/>
          </w:rPr>
          <w:t>s</w:t>
        </w:r>
        <w:r w:rsidR="00463CFF">
          <w:rPr>
            <w:sz w:val="30"/>
            <w:szCs w:val="26"/>
          </w:rPr>
          <w:t>mallserial</w:t>
        </w:r>
        <w:proofErr w:type="spellEnd"/>
        <w:proofErr w:type="gramEnd"/>
        <w:r w:rsidR="00463CFF">
          <w:rPr>
            <w:sz w:val="30"/>
            <w:szCs w:val="26"/>
          </w:rPr>
          <w:t xml:space="preserve"> </w:t>
        </w:r>
        <w:r w:rsidR="00463CFF" w:rsidRPr="00463CFF">
          <w:rPr>
            <w:sz w:val="30"/>
            <w:szCs w:val="26"/>
          </w:rPr>
          <w:sym w:font="Wingdings" w:char="F0E0"/>
        </w:r>
        <w:r w:rsidR="00463CFF">
          <w:rPr>
            <w:sz w:val="30"/>
            <w:szCs w:val="26"/>
          </w:rPr>
          <w:t xml:space="preserve"> increment small int.</w:t>
        </w:r>
      </w:ins>
    </w:p>
    <w:p w:rsidR="00660C6D" w:rsidRDefault="00660C6D">
      <w:pPr>
        <w:pStyle w:val="NoSpacing"/>
        <w:rPr>
          <w:ins w:id="792" w:author="Mridul Rajbhar" w:date="2022-10-18T15:51:00Z"/>
          <w:sz w:val="30"/>
          <w:szCs w:val="26"/>
        </w:rPr>
        <w:pPrChange w:id="793" w:author="Mridul Rajbhar" w:date="2022-10-18T15:35:00Z">
          <w:pPr>
            <w:pStyle w:val="NoSpacing"/>
            <w:ind w:left="360"/>
            <w:jc w:val="center"/>
          </w:pPr>
        </w:pPrChange>
      </w:pPr>
    </w:p>
    <w:p w:rsidR="007619BE" w:rsidRDefault="007619BE">
      <w:pPr>
        <w:pStyle w:val="NoSpacing"/>
        <w:rPr>
          <w:ins w:id="794" w:author="Mridul Rajbhar" w:date="2022-10-18T15:51:00Z"/>
          <w:sz w:val="30"/>
          <w:szCs w:val="26"/>
        </w:rPr>
        <w:pPrChange w:id="795" w:author="Mridul Rajbhar" w:date="2022-10-18T15:35:00Z">
          <w:pPr>
            <w:pStyle w:val="NoSpacing"/>
            <w:ind w:left="360"/>
            <w:jc w:val="center"/>
          </w:pPr>
        </w:pPrChange>
      </w:pPr>
    </w:p>
    <w:p w:rsidR="007619BE" w:rsidRDefault="007619BE">
      <w:pPr>
        <w:pStyle w:val="NoSpacing"/>
        <w:rPr>
          <w:ins w:id="796" w:author="Mridul Rajbhar" w:date="2022-10-18T15:59:00Z"/>
          <w:sz w:val="30"/>
          <w:szCs w:val="26"/>
        </w:rPr>
        <w:pPrChange w:id="797" w:author="Mridul Rajbhar" w:date="2022-10-18T15:35:00Z">
          <w:pPr>
            <w:pStyle w:val="NoSpacing"/>
            <w:ind w:left="360"/>
            <w:jc w:val="center"/>
          </w:pPr>
        </w:pPrChange>
      </w:pPr>
    </w:p>
    <w:p w:rsidR="007619BE" w:rsidRDefault="007619BE">
      <w:pPr>
        <w:pStyle w:val="NoSpacing"/>
        <w:rPr>
          <w:ins w:id="798" w:author="Mridul Rajbhar" w:date="2022-10-18T15:59:00Z"/>
          <w:sz w:val="30"/>
          <w:szCs w:val="26"/>
        </w:rPr>
        <w:pPrChange w:id="799" w:author="Mridul Rajbhar" w:date="2022-10-18T15:35:00Z">
          <w:pPr>
            <w:pStyle w:val="NoSpacing"/>
            <w:ind w:left="360"/>
            <w:jc w:val="center"/>
          </w:pPr>
        </w:pPrChange>
      </w:pPr>
    </w:p>
    <w:p w:rsidR="007619BE" w:rsidRDefault="007619BE">
      <w:pPr>
        <w:pStyle w:val="NoSpacing"/>
        <w:rPr>
          <w:ins w:id="800" w:author="Mridul Rajbhar" w:date="2022-10-18T15:59:00Z"/>
          <w:sz w:val="30"/>
          <w:szCs w:val="26"/>
        </w:rPr>
        <w:pPrChange w:id="801" w:author="Mridul Rajbhar" w:date="2022-10-18T15:35:00Z">
          <w:pPr>
            <w:pStyle w:val="NoSpacing"/>
            <w:ind w:left="360"/>
            <w:jc w:val="center"/>
          </w:pPr>
        </w:pPrChange>
      </w:pPr>
      <w:proofErr w:type="gramStart"/>
      <w:ins w:id="802" w:author="Mridul Rajbhar" w:date="2022-10-18T15:59:00Z">
        <w:r>
          <w:rPr>
            <w:sz w:val="30"/>
            <w:szCs w:val="26"/>
          </w:rPr>
          <w:lastRenderedPageBreak/>
          <w:t>create</w:t>
        </w:r>
        <w:proofErr w:type="gramEnd"/>
        <w:r>
          <w:rPr>
            <w:sz w:val="30"/>
            <w:szCs w:val="26"/>
          </w:rPr>
          <w:t xml:space="preserve"> </w:t>
        </w:r>
        <w:proofErr w:type="spellStart"/>
        <w:r>
          <w:rPr>
            <w:sz w:val="30"/>
            <w:szCs w:val="26"/>
          </w:rPr>
          <w:t>table_name</w:t>
        </w:r>
        <w:proofErr w:type="spellEnd"/>
        <w:r>
          <w:rPr>
            <w:sz w:val="30"/>
            <w:szCs w:val="26"/>
          </w:rPr>
          <w:t>(</w:t>
        </w:r>
      </w:ins>
    </w:p>
    <w:p w:rsidR="007619BE" w:rsidRDefault="007619BE">
      <w:pPr>
        <w:pStyle w:val="NoSpacing"/>
        <w:rPr>
          <w:ins w:id="803" w:author="Mridul Rajbhar" w:date="2022-10-18T15:59:00Z"/>
          <w:sz w:val="30"/>
          <w:szCs w:val="26"/>
        </w:rPr>
        <w:pPrChange w:id="804" w:author="Mridul Rajbhar" w:date="2022-10-18T15:35:00Z">
          <w:pPr>
            <w:pStyle w:val="NoSpacing"/>
            <w:ind w:left="360"/>
            <w:jc w:val="center"/>
          </w:pPr>
        </w:pPrChange>
      </w:pPr>
      <w:ins w:id="805" w:author="Mridul Rajbhar" w:date="2022-10-18T15:59:00Z">
        <w:r>
          <w:rPr>
            <w:sz w:val="30"/>
            <w:szCs w:val="26"/>
          </w:rPr>
          <w:tab/>
        </w:r>
        <w:proofErr w:type="spellStart"/>
        <w:proofErr w:type="gramStart"/>
        <w:r>
          <w:rPr>
            <w:sz w:val="30"/>
            <w:szCs w:val="26"/>
          </w:rPr>
          <w:t>exid</w:t>
        </w:r>
        <w:proofErr w:type="spellEnd"/>
        <w:proofErr w:type="gramEnd"/>
        <w:r>
          <w:rPr>
            <w:sz w:val="30"/>
            <w:szCs w:val="26"/>
          </w:rPr>
          <w:t xml:space="preserve"> serial;)</w:t>
        </w:r>
      </w:ins>
    </w:p>
    <w:p w:rsidR="007619BE" w:rsidRDefault="007619BE">
      <w:pPr>
        <w:pStyle w:val="NoSpacing"/>
        <w:rPr>
          <w:ins w:id="806" w:author="Mridul Rajbhar" w:date="2022-10-18T15:59:00Z"/>
          <w:sz w:val="30"/>
          <w:szCs w:val="26"/>
        </w:rPr>
        <w:pPrChange w:id="807" w:author="Mridul Rajbhar" w:date="2022-10-18T15:35:00Z">
          <w:pPr>
            <w:pStyle w:val="NoSpacing"/>
            <w:ind w:left="360"/>
            <w:jc w:val="center"/>
          </w:pPr>
        </w:pPrChange>
      </w:pPr>
    </w:p>
    <w:p w:rsidR="007619BE" w:rsidRDefault="007619BE">
      <w:pPr>
        <w:pStyle w:val="NoSpacing"/>
        <w:rPr>
          <w:ins w:id="808" w:author="Mridul Rajbhar" w:date="2022-10-18T15:59:00Z"/>
          <w:sz w:val="30"/>
          <w:szCs w:val="26"/>
        </w:rPr>
        <w:pPrChange w:id="809" w:author="Mridul Rajbhar" w:date="2022-10-18T15:35:00Z">
          <w:pPr>
            <w:pStyle w:val="NoSpacing"/>
            <w:ind w:left="360"/>
            <w:jc w:val="center"/>
          </w:pPr>
        </w:pPrChange>
      </w:pPr>
      <w:proofErr w:type="gramStart"/>
      <w:ins w:id="810" w:author="Mridul Rajbhar" w:date="2022-10-18T15:59:00Z">
        <w:r>
          <w:rPr>
            <w:sz w:val="30"/>
            <w:szCs w:val="26"/>
          </w:rPr>
          <w:t>is</w:t>
        </w:r>
        <w:proofErr w:type="gramEnd"/>
        <w:r>
          <w:rPr>
            <w:sz w:val="30"/>
            <w:szCs w:val="26"/>
          </w:rPr>
          <w:t xml:space="preserve"> equivalent to</w:t>
        </w:r>
      </w:ins>
    </w:p>
    <w:p w:rsidR="007619BE" w:rsidRDefault="007619BE">
      <w:pPr>
        <w:pStyle w:val="NoSpacing"/>
        <w:rPr>
          <w:ins w:id="811" w:author="Mridul Rajbhar" w:date="2022-10-18T15:59:00Z"/>
          <w:sz w:val="30"/>
          <w:szCs w:val="26"/>
        </w:rPr>
        <w:pPrChange w:id="812" w:author="Mridul Rajbhar" w:date="2022-10-18T15:35:00Z">
          <w:pPr>
            <w:pStyle w:val="NoSpacing"/>
            <w:ind w:left="360"/>
            <w:jc w:val="center"/>
          </w:pPr>
        </w:pPrChange>
      </w:pPr>
    </w:p>
    <w:p w:rsidR="007619BE" w:rsidRDefault="007619BE">
      <w:pPr>
        <w:pStyle w:val="NoSpacing"/>
        <w:rPr>
          <w:ins w:id="813" w:author="Mridul Rajbhar" w:date="2022-10-18T16:00:00Z"/>
          <w:sz w:val="30"/>
          <w:szCs w:val="26"/>
        </w:rPr>
        <w:pPrChange w:id="814" w:author="Mridul Rajbhar" w:date="2022-10-18T15:35:00Z">
          <w:pPr>
            <w:pStyle w:val="NoSpacing"/>
            <w:ind w:left="360"/>
            <w:jc w:val="center"/>
          </w:pPr>
        </w:pPrChange>
      </w:pPr>
      <w:proofErr w:type="gramStart"/>
      <w:ins w:id="815" w:author="Mridul Rajbhar" w:date="2022-10-18T15:59:00Z">
        <w:r>
          <w:rPr>
            <w:sz w:val="30"/>
            <w:szCs w:val="26"/>
          </w:rPr>
          <w:t>create</w:t>
        </w:r>
        <w:proofErr w:type="gramEnd"/>
        <w:r>
          <w:rPr>
            <w:sz w:val="30"/>
            <w:szCs w:val="26"/>
          </w:rPr>
          <w:t xml:space="preserve"> </w:t>
        </w:r>
      </w:ins>
      <w:ins w:id="816" w:author="Mridul Rajbhar" w:date="2022-10-18T16:00:00Z">
        <w:r>
          <w:rPr>
            <w:sz w:val="30"/>
            <w:szCs w:val="26"/>
          </w:rPr>
          <w:t xml:space="preserve">sequence </w:t>
        </w:r>
        <w:proofErr w:type="spellStart"/>
        <w:r>
          <w:rPr>
            <w:sz w:val="30"/>
            <w:szCs w:val="26"/>
          </w:rPr>
          <w:t>sequence_name</w:t>
        </w:r>
        <w:proofErr w:type="spellEnd"/>
        <w:r>
          <w:rPr>
            <w:sz w:val="30"/>
            <w:szCs w:val="26"/>
          </w:rPr>
          <w:t>;</w:t>
        </w:r>
      </w:ins>
    </w:p>
    <w:p w:rsidR="007619BE" w:rsidRDefault="007619BE">
      <w:pPr>
        <w:pStyle w:val="NoSpacing"/>
        <w:rPr>
          <w:ins w:id="817" w:author="Mridul Rajbhar" w:date="2022-10-18T16:01:00Z"/>
          <w:sz w:val="30"/>
          <w:szCs w:val="26"/>
        </w:rPr>
        <w:pPrChange w:id="818" w:author="Mridul Rajbhar" w:date="2022-10-18T15:35:00Z">
          <w:pPr>
            <w:pStyle w:val="NoSpacing"/>
            <w:ind w:left="360"/>
            <w:jc w:val="center"/>
          </w:pPr>
        </w:pPrChange>
      </w:pPr>
      <w:proofErr w:type="gramStart"/>
      <w:ins w:id="819" w:author="Mridul Rajbhar" w:date="2022-10-18T16:00:00Z">
        <w:r>
          <w:rPr>
            <w:sz w:val="30"/>
            <w:szCs w:val="26"/>
          </w:rPr>
          <w:t>create</w:t>
        </w:r>
        <w:proofErr w:type="gramEnd"/>
        <w:r>
          <w:rPr>
            <w:sz w:val="30"/>
            <w:szCs w:val="26"/>
          </w:rPr>
          <w:t xml:space="preserve"> table</w:t>
        </w:r>
      </w:ins>
      <w:ins w:id="820" w:author="Mridul Rajbhar" w:date="2022-10-18T16:01:00Z">
        <w:r>
          <w:rPr>
            <w:sz w:val="30"/>
            <w:szCs w:val="26"/>
          </w:rPr>
          <w:t xml:space="preserve"> </w:t>
        </w:r>
        <w:proofErr w:type="spellStart"/>
        <w:r>
          <w:rPr>
            <w:sz w:val="30"/>
            <w:szCs w:val="26"/>
          </w:rPr>
          <w:t>table_name</w:t>
        </w:r>
        <w:proofErr w:type="spellEnd"/>
        <w:r>
          <w:rPr>
            <w:sz w:val="30"/>
            <w:szCs w:val="26"/>
          </w:rPr>
          <w:t>(</w:t>
        </w:r>
      </w:ins>
    </w:p>
    <w:p w:rsidR="007619BE" w:rsidRDefault="007619BE">
      <w:pPr>
        <w:pStyle w:val="NoSpacing"/>
        <w:rPr>
          <w:ins w:id="821" w:author="Mridul Rajbhar" w:date="2022-10-18T16:01:00Z"/>
          <w:sz w:val="30"/>
          <w:szCs w:val="26"/>
        </w:rPr>
        <w:pPrChange w:id="822" w:author="Mridul Rajbhar" w:date="2022-10-18T15:35:00Z">
          <w:pPr>
            <w:pStyle w:val="NoSpacing"/>
            <w:ind w:left="360"/>
            <w:jc w:val="center"/>
          </w:pPr>
        </w:pPrChange>
      </w:pPr>
      <w:ins w:id="823" w:author="Mridul Rajbhar" w:date="2022-10-18T16:01:00Z">
        <w:r>
          <w:rPr>
            <w:sz w:val="30"/>
            <w:szCs w:val="26"/>
          </w:rPr>
          <w:tab/>
        </w:r>
        <w:proofErr w:type="spellStart"/>
        <w:proofErr w:type="gramStart"/>
        <w:r>
          <w:rPr>
            <w:sz w:val="30"/>
            <w:szCs w:val="26"/>
          </w:rPr>
          <w:t>exid</w:t>
        </w:r>
        <w:proofErr w:type="spellEnd"/>
        <w:proofErr w:type="gramEnd"/>
        <w:r>
          <w:rPr>
            <w:sz w:val="30"/>
            <w:szCs w:val="26"/>
          </w:rPr>
          <w:t xml:space="preserve"> </w:t>
        </w:r>
        <w:proofErr w:type="spellStart"/>
        <w:r>
          <w:rPr>
            <w:sz w:val="30"/>
            <w:szCs w:val="26"/>
          </w:rPr>
          <w:t>int</w:t>
        </w:r>
        <w:proofErr w:type="spellEnd"/>
        <w:r>
          <w:rPr>
            <w:sz w:val="30"/>
            <w:szCs w:val="26"/>
          </w:rPr>
          <w:t xml:space="preserve"> set default </w:t>
        </w:r>
        <w:proofErr w:type="spellStart"/>
        <w:r>
          <w:rPr>
            <w:sz w:val="30"/>
            <w:szCs w:val="26"/>
          </w:rPr>
          <w:t>nextval</w:t>
        </w:r>
        <w:proofErr w:type="spellEnd"/>
        <w:r>
          <w:rPr>
            <w:sz w:val="30"/>
            <w:szCs w:val="26"/>
          </w:rPr>
          <w:t>(</w:t>
        </w:r>
        <w:r w:rsidR="00A22FB3">
          <w:rPr>
            <w:sz w:val="30"/>
            <w:szCs w:val="26"/>
          </w:rPr>
          <w:t>‘</w:t>
        </w:r>
        <w:proofErr w:type="spellStart"/>
        <w:r w:rsidR="00A22FB3">
          <w:rPr>
            <w:sz w:val="30"/>
            <w:szCs w:val="26"/>
          </w:rPr>
          <w:t>sequence_name</w:t>
        </w:r>
        <w:proofErr w:type="spellEnd"/>
        <w:r w:rsidR="00A22FB3">
          <w:rPr>
            <w:sz w:val="30"/>
            <w:szCs w:val="26"/>
          </w:rPr>
          <w:t>’);</w:t>
        </w:r>
      </w:ins>
    </w:p>
    <w:p w:rsidR="007619BE" w:rsidRDefault="007619BE">
      <w:pPr>
        <w:pStyle w:val="NoSpacing"/>
        <w:rPr>
          <w:ins w:id="824" w:author="Mridul Rajbhar" w:date="2022-10-18T16:02:00Z"/>
          <w:sz w:val="30"/>
          <w:szCs w:val="26"/>
        </w:rPr>
        <w:pPrChange w:id="825" w:author="Mridul Rajbhar" w:date="2022-10-18T15:35:00Z">
          <w:pPr>
            <w:pStyle w:val="NoSpacing"/>
            <w:ind w:left="360"/>
            <w:jc w:val="center"/>
          </w:pPr>
        </w:pPrChange>
      </w:pPr>
      <w:ins w:id="826" w:author="Mridul Rajbhar" w:date="2022-10-18T16:01:00Z">
        <w:r>
          <w:rPr>
            <w:sz w:val="30"/>
            <w:szCs w:val="26"/>
          </w:rPr>
          <w:t>);</w:t>
        </w:r>
      </w:ins>
    </w:p>
    <w:p w:rsidR="00474B26" w:rsidRDefault="00474B26">
      <w:pPr>
        <w:pStyle w:val="NoSpacing"/>
        <w:rPr>
          <w:ins w:id="827" w:author="Mridul Rajbhar" w:date="2022-10-18T17:13:00Z"/>
          <w:sz w:val="30"/>
          <w:szCs w:val="26"/>
        </w:rPr>
        <w:pPrChange w:id="828" w:author="Mridul Rajbhar" w:date="2022-10-18T15:35:00Z">
          <w:pPr>
            <w:pStyle w:val="NoSpacing"/>
            <w:ind w:left="360"/>
            <w:jc w:val="center"/>
          </w:pPr>
        </w:pPrChange>
      </w:pPr>
      <w:ins w:id="829" w:author="Mridul Rajbhar" w:date="2022-10-18T16:02:00Z">
        <w:r>
          <w:rPr>
            <w:sz w:val="30"/>
            <w:szCs w:val="26"/>
          </w:rPr>
          <w:t xml:space="preserve">Alter </w:t>
        </w:r>
        <w:proofErr w:type="spellStart"/>
        <w:r>
          <w:rPr>
            <w:sz w:val="30"/>
            <w:szCs w:val="26"/>
          </w:rPr>
          <w:t>sequence_name</w:t>
        </w:r>
        <w:proofErr w:type="spellEnd"/>
        <w:r>
          <w:rPr>
            <w:sz w:val="30"/>
            <w:szCs w:val="26"/>
          </w:rPr>
          <w:t xml:space="preserve"> OWNED BY </w:t>
        </w:r>
        <w:proofErr w:type="spellStart"/>
        <w:r>
          <w:rPr>
            <w:sz w:val="30"/>
            <w:szCs w:val="26"/>
          </w:rPr>
          <w:t>table_name.col_name</w:t>
        </w:r>
        <w:proofErr w:type="spellEnd"/>
        <w:r>
          <w:rPr>
            <w:sz w:val="30"/>
            <w:szCs w:val="26"/>
          </w:rPr>
          <w:t>;</w:t>
        </w:r>
      </w:ins>
    </w:p>
    <w:p w:rsidR="001237AC" w:rsidRDefault="001237AC">
      <w:pPr>
        <w:pStyle w:val="NoSpacing"/>
        <w:rPr>
          <w:ins w:id="830" w:author="Mridul Rajbhar" w:date="2022-10-18T17:13:00Z"/>
          <w:sz w:val="30"/>
          <w:szCs w:val="26"/>
        </w:rPr>
        <w:pPrChange w:id="831" w:author="Mridul Rajbhar" w:date="2022-10-18T15:35:00Z">
          <w:pPr>
            <w:pStyle w:val="NoSpacing"/>
            <w:ind w:left="360"/>
            <w:jc w:val="center"/>
          </w:pPr>
        </w:pPrChange>
      </w:pPr>
    </w:p>
    <w:p w:rsidR="007703AE" w:rsidRPr="007703AE" w:rsidRDefault="007703AE" w:rsidP="007703AE">
      <w:pPr>
        <w:shd w:val="clear" w:color="auto" w:fill="1E1E1E"/>
        <w:spacing w:after="0" w:line="285" w:lineRule="atLeast"/>
        <w:rPr>
          <w:ins w:id="832" w:author="Mridul Rajbhar" w:date="2022-10-19T13:23:00Z"/>
          <w:rFonts w:ascii="Consolas" w:eastAsia="Times New Roman" w:hAnsi="Consolas" w:cs="Times New Roman"/>
          <w:color w:val="D4D4D4"/>
          <w:sz w:val="21"/>
          <w:szCs w:val="21"/>
        </w:rPr>
      </w:pPr>
      <w:ins w:id="833" w:author="Mridul Rajbhar" w:date="2022-10-19T13:23:00Z">
        <w:r w:rsidRPr="007703AE">
          <w:rPr>
            <w:rFonts w:ascii="Consolas" w:eastAsia="Times New Roman" w:hAnsi="Consolas" w:cs="Times New Roman"/>
            <w:b/>
            <w:bCs/>
            <w:color w:val="569CD6"/>
            <w:sz w:val="21"/>
            <w:szCs w:val="21"/>
          </w:rPr>
          <w:t># Views</w:t>
        </w:r>
      </w:ins>
    </w:p>
    <w:p w:rsidR="007703AE" w:rsidRPr="007703AE" w:rsidRDefault="007703AE" w:rsidP="007703AE">
      <w:pPr>
        <w:shd w:val="clear" w:color="auto" w:fill="1E1E1E"/>
        <w:spacing w:after="0" w:line="285" w:lineRule="atLeast"/>
        <w:rPr>
          <w:ins w:id="834"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35" w:author="Mridul Rajbhar" w:date="2022-10-19T13:23:00Z"/>
          <w:rFonts w:ascii="Consolas" w:eastAsia="Times New Roman" w:hAnsi="Consolas" w:cs="Times New Roman"/>
          <w:color w:val="D4D4D4"/>
          <w:sz w:val="21"/>
          <w:szCs w:val="21"/>
        </w:rPr>
      </w:pPr>
      <w:ins w:id="836" w:author="Mridul Rajbhar" w:date="2022-10-19T13:23:00Z">
        <w:r w:rsidRPr="007703AE">
          <w:rPr>
            <w:rFonts w:ascii="Consolas" w:eastAsia="Times New Roman" w:hAnsi="Consolas" w:cs="Times New Roman"/>
            <w:color w:val="D4D4D4"/>
            <w:sz w:val="21"/>
            <w:szCs w:val="21"/>
          </w:rPr>
          <w:t>The views are the virtual tables that are based on the result set of the query.</w:t>
        </w:r>
      </w:ins>
    </w:p>
    <w:p w:rsidR="007703AE" w:rsidRPr="007703AE" w:rsidRDefault="007703AE" w:rsidP="007703AE">
      <w:pPr>
        <w:shd w:val="clear" w:color="auto" w:fill="1E1E1E"/>
        <w:spacing w:after="0" w:line="285" w:lineRule="atLeast"/>
        <w:rPr>
          <w:ins w:id="837" w:author="Mridul Rajbhar" w:date="2022-10-19T13:23:00Z"/>
          <w:rFonts w:ascii="Consolas" w:eastAsia="Times New Roman" w:hAnsi="Consolas" w:cs="Times New Roman"/>
          <w:color w:val="D4D4D4"/>
          <w:sz w:val="21"/>
          <w:szCs w:val="21"/>
        </w:rPr>
      </w:pPr>
      <w:ins w:id="838" w:author="Mridul Rajbhar" w:date="2022-10-19T13:23:00Z">
        <w:r w:rsidRPr="007703AE">
          <w:rPr>
            <w:rFonts w:ascii="Consolas" w:eastAsia="Times New Roman" w:hAnsi="Consolas" w:cs="Times New Roman"/>
            <w:color w:val="D4D4D4"/>
            <w:sz w:val="21"/>
            <w:szCs w:val="21"/>
          </w:rPr>
          <w:t>Complex queries can be stored inside the view.</w:t>
        </w:r>
      </w:ins>
    </w:p>
    <w:p w:rsidR="00195BF7" w:rsidRPr="007703AE" w:rsidRDefault="007703AE" w:rsidP="007703AE">
      <w:pPr>
        <w:shd w:val="clear" w:color="auto" w:fill="1E1E1E"/>
        <w:spacing w:after="0" w:line="285" w:lineRule="atLeast"/>
        <w:rPr>
          <w:ins w:id="839" w:author="Mridul Rajbhar" w:date="2022-10-19T13:23:00Z"/>
          <w:rFonts w:ascii="Consolas" w:eastAsia="Times New Roman" w:hAnsi="Consolas" w:cs="Times New Roman"/>
          <w:color w:val="D4D4D4"/>
          <w:sz w:val="21"/>
          <w:szCs w:val="21"/>
        </w:rPr>
      </w:pPr>
      <w:ins w:id="840" w:author="Mridul Rajbhar" w:date="2022-10-19T13:23:00Z">
        <w:r w:rsidRPr="007703AE">
          <w:rPr>
            <w:rFonts w:ascii="Consolas" w:eastAsia="Times New Roman" w:hAnsi="Consolas" w:cs="Times New Roman"/>
            <w:color w:val="D4D4D4"/>
            <w:sz w:val="21"/>
            <w:szCs w:val="21"/>
          </w:rPr>
          <w:t xml:space="preserve">We can view the number of views using </w:t>
        </w:r>
        <w:proofErr w:type="spellStart"/>
        <w:r w:rsidRPr="007703AE">
          <w:rPr>
            <w:rFonts w:ascii="Consolas" w:eastAsia="Times New Roman" w:hAnsi="Consolas" w:cs="Times New Roman"/>
            <w:color w:val="D4D4D4"/>
            <w:sz w:val="21"/>
            <w:szCs w:val="21"/>
          </w:rPr>
          <w:t>informaiton_schema.views</w:t>
        </w:r>
        <w:proofErr w:type="spellEnd"/>
        <w:r w:rsidRPr="007703AE">
          <w:rPr>
            <w:rFonts w:ascii="Consolas" w:eastAsia="Times New Roman" w:hAnsi="Consolas" w:cs="Times New Roman"/>
            <w:color w:val="D4D4D4"/>
            <w:sz w:val="21"/>
            <w:szCs w:val="21"/>
          </w:rPr>
          <w:t>;</w:t>
        </w:r>
      </w:ins>
    </w:p>
    <w:p w:rsidR="007703AE" w:rsidRPr="007703AE" w:rsidRDefault="007703AE" w:rsidP="007703AE">
      <w:pPr>
        <w:shd w:val="clear" w:color="auto" w:fill="1E1E1E"/>
        <w:spacing w:after="0" w:line="285" w:lineRule="atLeast"/>
        <w:rPr>
          <w:ins w:id="841"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42" w:author="Mridul Rajbhar" w:date="2022-10-19T13:23:00Z"/>
          <w:rFonts w:ascii="Consolas" w:eastAsia="Times New Roman" w:hAnsi="Consolas" w:cs="Times New Roman"/>
          <w:color w:val="D4D4D4"/>
          <w:sz w:val="21"/>
          <w:szCs w:val="21"/>
        </w:rPr>
      </w:pPr>
      <w:ins w:id="843" w:author="Mridul Rajbhar" w:date="2022-10-19T13:23:00Z">
        <w:r w:rsidRPr="007703AE">
          <w:rPr>
            <w:rFonts w:ascii="Consolas" w:eastAsia="Times New Roman" w:hAnsi="Consolas" w:cs="Times New Roman"/>
            <w:color w:val="D4D4D4"/>
            <w:sz w:val="21"/>
            <w:szCs w:val="21"/>
          </w:rPr>
          <w:t>Syntax:</w:t>
        </w:r>
      </w:ins>
    </w:p>
    <w:p w:rsidR="007703AE" w:rsidRPr="007703AE" w:rsidRDefault="007703AE" w:rsidP="007703AE">
      <w:pPr>
        <w:shd w:val="clear" w:color="auto" w:fill="1E1E1E"/>
        <w:spacing w:after="0" w:line="285" w:lineRule="atLeast"/>
        <w:rPr>
          <w:ins w:id="844" w:author="Mridul Rajbhar" w:date="2022-10-19T13:23:00Z"/>
          <w:rFonts w:ascii="Consolas" w:eastAsia="Times New Roman" w:hAnsi="Consolas" w:cs="Times New Roman"/>
          <w:color w:val="D4D4D4"/>
          <w:sz w:val="21"/>
          <w:szCs w:val="21"/>
        </w:rPr>
      </w:pPr>
      <w:proofErr w:type="gramStart"/>
      <w:ins w:id="845" w:author="Mridul Rajbhar" w:date="2022-10-19T13:23:00Z">
        <w:r w:rsidRPr="007703AE">
          <w:rPr>
            <w:rFonts w:ascii="Consolas" w:eastAsia="Times New Roman" w:hAnsi="Consolas" w:cs="Times New Roman"/>
            <w:color w:val="D4D4D4"/>
            <w:sz w:val="21"/>
            <w:szCs w:val="21"/>
          </w:rPr>
          <w:t>select</w:t>
        </w:r>
        <w:proofErr w:type="gramEnd"/>
        <w:r w:rsidRPr="007703AE">
          <w:rPr>
            <w:rFonts w:ascii="Consolas" w:eastAsia="Times New Roman" w:hAnsi="Consolas" w:cs="Times New Roman"/>
            <w:color w:val="D4D4D4"/>
            <w:sz w:val="21"/>
            <w:szCs w:val="21"/>
          </w:rPr>
          <w:t xml:space="preserve"> * from </w:t>
        </w:r>
        <w:proofErr w:type="spellStart"/>
        <w:r w:rsidRPr="007703AE">
          <w:rPr>
            <w:rFonts w:ascii="Consolas" w:eastAsia="Times New Roman" w:hAnsi="Consolas" w:cs="Times New Roman"/>
            <w:color w:val="D4D4D4"/>
            <w:sz w:val="21"/>
            <w:szCs w:val="21"/>
          </w:rPr>
          <w:t>information_schema.views</w:t>
        </w:r>
        <w:proofErr w:type="spellEnd"/>
        <w:r w:rsidRPr="007703AE">
          <w:rPr>
            <w:rFonts w:ascii="Consolas" w:eastAsia="Times New Roman" w:hAnsi="Consolas" w:cs="Times New Roman"/>
            <w:color w:val="D4D4D4"/>
            <w:sz w:val="21"/>
            <w:szCs w:val="21"/>
          </w:rPr>
          <w:t>;</w:t>
        </w:r>
      </w:ins>
    </w:p>
    <w:p w:rsidR="007703AE" w:rsidRPr="007703AE" w:rsidRDefault="007703AE" w:rsidP="007703AE">
      <w:pPr>
        <w:shd w:val="clear" w:color="auto" w:fill="1E1E1E"/>
        <w:spacing w:after="0" w:line="285" w:lineRule="atLeast"/>
        <w:rPr>
          <w:ins w:id="846"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47" w:author="Mridul Rajbhar" w:date="2022-10-19T13:23:00Z"/>
          <w:rFonts w:ascii="Consolas" w:eastAsia="Times New Roman" w:hAnsi="Consolas" w:cs="Times New Roman"/>
          <w:color w:val="D4D4D4"/>
          <w:sz w:val="21"/>
          <w:szCs w:val="21"/>
        </w:rPr>
      </w:pPr>
      <w:ins w:id="848" w:author="Mridul Rajbhar" w:date="2022-10-19T13:23:00Z">
        <w:r w:rsidRPr="007703AE">
          <w:rPr>
            <w:rFonts w:ascii="Consolas" w:eastAsia="Times New Roman" w:hAnsi="Consolas" w:cs="Times New Roman"/>
            <w:color w:val="D4D4D4"/>
            <w:sz w:val="21"/>
            <w:szCs w:val="21"/>
          </w:rPr>
          <w:t>Syntax:</w:t>
        </w:r>
      </w:ins>
    </w:p>
    <w:p w:rsidR="007703AE" w:rsidRPr="007703AE" w:rsidRDefault="007703AE" w:rsidP="007703AE">
      <w:pPr>
        <w:shd w:val="clear" w:color="auto" w:fill="1E1E1E"/>
        <w:spacing w:after="0" w:line="285" w:lineRule="atLeast"/>
        <w:rPr>
          <w:ins w:id="849" w:author="Mridul Rajbhar" w:date="2022-10-19T13:23:00Z"/>
          <w:rFonts w:ascii="Consolas" w:eastAsia="Times New Roman" w:hAnsi="Consolas" w:cs="Times New Roman"/>
          <w:color w:val="D4D4D4"/>
          <w:sz w:val="21"/>
          <w:szCs w:val="21"/>
        </w:rPr>
      </w:pPr>
      <w:ins w:id="850" w:author="Mridul Rajbhar" w:date="2022-10-19T13:23:00Z">
        <w:r w:rsidRPr="007703AE">
          <w:rPr>
            <w:rFonts w:ascii="Consolas" w:eastAsia="Times New Roman" w:hAnsi="Consolas" w:cs="Times New Roman"/>
            <w:color w:val="D4D4D4"/>
            <w:sz w:val="21"/>
            <w:szCs w:val="21"/>
          </w:rPr>
          <w:t xml:space="preserve">Create view </w:t>
        </w:r>
        <w:proofErr w:type="spellStart"/>
        <w:r w:rsidRPr="007703AE">
          <w:rPr>
            <w:rFonts w:ascii="Consolas" w:eastAsia="Times New Roman" w:hAnsi="Consolas" w:cs="Times New Roman"/>
            <w:color w:val="D4D4D4"/>
            <w:sz w:val="21"/>
            <w:szCs w:val="21"/>
          </w:rPr>
          <w:t>view_name</w:t>
        </w:r>
        <w:proofErr w:type="spellEnd"/>
        <w:r w:rsidRPr="007703AE">
          <w:rPr>
            <w:rFonts w:ascii="Consolas" w:eastAsia="Times New Roman" w:hAnsi="Consolas" w:cs="Times New Roman"/>
            <w:color w:val="D4D4D4"/>
            <w:sz w:val="21"/>
            <w:szCs w:val="21"/>
          </w:rPr>
          <w:t xml:space="preserve"> AS SELECT statement;</w:t>
        </w:r>
      </w:ins>
    </w:p>
    <w:p w:rsidR="007703AE" w:rsidRPr="007703AE" w:rsidRDefault="007703AE" w:rsidP="007703AE">
      <w:pPr>
        <w:shd w:val="clear" w:color="auto" w:fill="1E1E1E"/>
        <w:spacing w:after="0" w:line="285" w:lineRule="atLeast"/>
        <w:rPr>
          <w:ins w:id="851"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52" w:author="Mridul Rajbhar" w:date="2022-10-19T13:23:00Z"/>
          <w:rFonts w:ascii="Consolas" w:eastAsia="Times New Roman" w:hAnsi="Consolas" w:cs="Times New Roman"/>
          <w:color w:val="D4D4D4"/>
          <w:sz w:val="21"/>
          <w:szCs w:val="21"/>
        </w:rPr>
      </w:pPr>
      <w:ins w:id="853" w:author="Mridul Rajbhar" w:date="2022-10-19T13:23:00Z">
        <w:r w:rsidRPr="007703AE">
          <w:rPr>
            <w:rFonts w:ascii="Consolas" w:eastAsia="Times New Roman" w:hAnsi="Consolas" w:cs="Times New Roman"/>
            <w:color w:val="D4D4D4"/>
            <w:sz w:val="21"/>
            <w:szCs w:val="21"/>
          </w:rPr>
          <w:t>Modify Views</w:t>
        </w:r>
      </w:ins>
    </w:p>
    <w:p w:rsidR="007703AE" w:rsidRPr="007703AE" w:rsidRDefault="007703AE" w:rsidP="007703AE">
      <w:pPr>
        <w:shd w:val="clear" w:color="auto" w:fill="1E1E1E"/>
        <w:spacing w:after="0" w:line="285" w:lineRule="atLeast"/>
        <w:rPr>
          <w:ins w:id="854" w:author="Mridul Rajbhar" w:date="2022-10-19T13:23:00Z"/>
          <w:rFonts w:ascii="Consolas" w:eastAsia="Times New Roman" w:hAnsi="Consolas" w:cs="Times New Roman"/>
          <w:color w:val="D4D4D4"/>
          <w:sz w:val="21"/>
          <w:szCs w:val="21"/>
        </w:rPr>
      </w:pPr>
      <w:ins w:id="855" w:author="Mridul Rajbhar" w:date="2022-10-19T13:23:00Z">
        <w:r w:rsidRPr="007703AE">
          <w:rPr>
            <w:rFonts w:ascii="Consolas" w:eastAsia="Times New Roman" w:hAnsi="Consolas" w:cs="Times New Roman"/>
            <w:color w:val="D4D4D4"/>
            <w:sz w:val="21"/>
            <w:szCs w:val="21"/>
          </w:rPr>
          <w:t>Add column in the views.</w:t>
        </w:r>
      </w:ins>
    </w:p>
    <w:p w:rsidR="007703AE" w:rsidRPr="007703AE" w:rsidRDefault="007703AE" w:rsidP="007703AE">
      <w:pPr>
        <w:shd w:val="clear" w:color="auto" w:fill="1E1E1E"/>
        <w:spacing w:after="0" w:line="285" w:lineRule="atLeast"/>
        <w:rPr>
          <w:ins w:id="856"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57" w:author="Mridul Rajbhar" w:date="2022-10-19T13:23:00Z"/>
          <w:rFonts w:ascii="Consolas" w:eastAsia="Times New Roman" w:hAnsi="Consolas" w:cs="Times New Roman"/>
          <w:color w:val="D4D4D4"/>
          <w:sz w:val="21"/>
          <w:szCs w:val="21"/>
        </w:rPr>
      </w:pPr>
      <w:ins w:id="858" w:author="Mridul Rajbhar" w:date="2022-10-19T13:23:00Z">
        <w:r w:rsidRPr="007703AE">
          <w:rPr>
            <w:rFonts w:ascii="Consolas" w:eastAsia="Times New Roman" w:hAnsi="Consolas" w:cs="Times New Roman"/>
            <w:color w:val="D4D4D4"/>
            <w:sz w:val="21"/>
            <w:szCs w:val="21"/>
          </w:rPr>
          <w:t xml:space="preserve">Change name of the view </w:t>
        </w:r>
      </w:ins>
    </w:p>
    <w:p w:rsidR="007703AE" w:rsidRPr="007703AE" w:rsidRDefault="007703AE" w:rsidP="007703AE">
      <w:pPr>
        <w:shd w:val="clear" w:color="auto" w:fill="1E1E1E"/>
        <w:spacing w:after="0" w:line="285" w:lineRule="atLeast"/>
        <w:rPr>
          <w:ins w:id="859" w:author="Mridul Rajbhar" w:date="2022-10-19T13:23:00Z"/>
          <w:rFonts w:ascii="Consolas" w:eastAsia="Times New Roman" w:hAnsi="Consolas" w:cs="Times New Roman"/>
          <w:color w:val="D4D4D4"/>
          <w:sz w:val="21"/>
          <w:szCs w:val="21"/>
        </w:rPr>
      </w:pPr>
      <w:ins w:id="860" w:author="Mridul Rajbhar" w:date="2022-10-19T13:23:00Z">
        <w:r w:rsidRPr="007703AE">
          <w:rPr>
            <w:rFonts w:ascii="Consolas" w:eastAsia="Times New Roman" w:hAnsi="Consolas" w:cs="Times New Roman"/>
            <w:color w:val="D4D4D4"/>
            <w:sz w:val="21"/>
            <w:szCs w:val="21"/>
          </w:rPr>
          <w:t xml:space="preserve">ALTER VIEW </w:t>
        </w:r>
        <w:proofErr w:type="spellStart"/>
        <w:r w:rsidRPr="007703AE">
          <w:rPr>
            <w:rFonts w:ascii="Consolas" w:eastAsia="Times New Roman" w:hAnsi="Consolas" w:cs="Times New Roman"/>
            <w:color w:val="D4D4D4"/>
            <w:sz w:val="21"/>
            <w:szCs w:val="21"/>
          </w:rPr>
          <w:t>view_name</w:t>
        </w:r>
        <w:proofErr w:type="spellEnd"/>
        <w:r w:rsidRPr="007703AE">
          <w:rPr>
            <w:rFonts w:ascii="Consolas" w:eastAsia="Times New Roman" w:hAnsi="Consolas" w:cs="Times New Roman"/>
            <w:color w:val="D4D4D4"/>
            <w:sz w:val="21"/>
            <w:szCs w:val="21"/>
          </w:rPr>
          <w:t xml:space="preserve"> RENAME TO </w:t>
        </w:r>
        <w:proofErr w:type="spellStart"/>
        <w:r w:rsidRPr="007703AE">
          <w:rPr>
            <w:rFonts w:ascii="Consolas" w:eastAsia="Times New Roman" w:hAnsi="Consolas" w:cs="Times New Roman"/>
            <w:color w:val="D4D4D4"/>
            <w:sz w:val="21"/>
            <w:szCs w:val="21"/>
          </w:rPr>
          <w:t>new_view_name</w:t>
        </w:r>
        <w:proofErr w:type="spellEnd"/>
        <w:r w:rsidRPr="007703AE">
          <w:rPr>
            <w:rFonts w:ascii="Consolas" w:eastAsia="Times New Roman" w:hAnsi="Consolas" w:cs="Times New Roman"/>
            <w:color w:val="D4D4D4"/>
            <w:sz w:val="21"/>
            <w:szCs w:val="21"/>
          </w:rPr>
          <w:t>;</w:t>
        </w:r>
      </w:ins>
    </w:p>
    <w:p w:rsidR="007703AE" w:rsidRPr="007703AE" w:rsidRDefault="007703AE" w:rsidP="007703AE">
      <w:pPr>
        <w:shd w:val="clear" w:color="auto" w:fill="1E1E1E"/>
        <w:spacing w:after="240" w:line="285" w:lineRule="atLeast"/>
        <w:rPr>
          <w:ins w:id="861"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62" w:author="Mridul Rajbhar" w:date="2022-10-19T13:23:00Z"/>
          <w:rFonts w:ascii="Consolas" w:eastAsia="Times New Roman" w:hAnsi="Consolas" w:cs="Times New Roman"/>
          <w:color w:val="D4D4D4"/>
          <w:sz w:val="21"/>
          <w:szCs w:val="21"/>
        </w:rPr>
      </w:pPr>
      <w:ins w:id="863" w:author="Mridul Rajbhar" w:date="2022-10-19T13:23:00Z">
        <w:r w:rsidRPr="007703AE">
          <w:rPr>
            <w:rFonts w:ascii="Consolas" w:eastAsia="Times New Roman" w:hAnsi="Consolas" w:cs="Times New Roman"/>
            <w:color w:val="D4D4D4"/>
            <w:sz w:val="21"/>
            <w:szCs w:val="21"/>
          </w:rPr>
          <w:t>Creating updatable views.</w:t>
        </w:r>
      </w:ins>
    </w:p>
    <w:p w:rsidR="007703AE" w:rsidRPr="007703AE" w:rsidRDefault="007703AE" w:rsidP="007703AE">
      <w:pPr>
        <w:shd w:val="clear" w:color="auto" w:fill="1E1E1E"/>
        <w:spacing w:after="0" w:line="285" w:lineRule="atLeast"/>
        <w:rPr>
          <w:ins w:id="864"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65" w:author="Mridul Rajbhar" w:date="2022-10-19T13:23:00Z"/>
          <w:rFonts w:ascii="Consolas" w:eastAsia="Times New Roman" w:hAnsi="Consolas" w:cs="Times New Roman"/>
          <w:color w:val="D4D4D4"/>
          <w:sz w:val="21"/>
          <w:szCs w:val="21"/>
        </w:rPr>
      </w:pPr>
      <w:proofErr w:type="gramStart"/>
      <w:ins w:id="866" w:author="Mridul Rajbhar" w:date="2022-10-19T13:23:00Z">
        <w:r w:rsidRPr="007703AE">
          <w:rPr>
            <w:rFonts w:ascii="Consolas" w:eastAsia="Times New Roman" w:hAnsi="Consolas" w:cs="Times New Roman"/>
            <w:color w:val="D4D4D4"/>
            <w:sz w:val="21"/>
            <w:szCs w:val="21"/>
          </w:rPr>
          <w:t>create</w:t>
        </w:r>
        <w:proofErr w:type="gramEnd"/>
        <w:r w:rsidRPr="007703AE">
          <w:rPr>
            <w:rFonts w:ascii="Consolas" w:eastAsia="Times New Roman" w:hAnsi="Consolas" w:cs="Times New Roman"/>
            <w:color w:val="D4D4D4"/>
            <w:sz w:val="21"/>
            <w:szCs w:val="21"/>
          </w:rPr>
          <w:t xml:space="preserve"> view </w:t>
        </w:r>
        <w:proofErr w:type="spellStart"/>
        <w:r w:rsidRPr="007703AE">
          <w:rPr>
            <w:rFonts w:ascii="Consolas" w:eastAsia="Times New Roman" w:hAnsi="Consolas" w:cs="Times New Roman"/>
            <w:color w:val="D4D4D4"/>
            <w:sz w:val="21"/>
            <w:szCs w:val="21"/>
          </w:rPr>
          <w:t>protein_products</w:t>
        </w:r>
        <w:proofErr w:type="spellEnd"/>
        <w:r w:rsidRPr="007703AE">
          <w:rPr>
            <w:rFonts w:ascii="Consolas" w:eastAsia="Times New Roman" w:hAnsi="Consolas" w:cs="Times New Roman"/>
            <w:color w:val="D4D4D4"/>
            <w:sz w:val="21"/>
            <w:szCs w:val="21"/>
          </w:rPr>
          <w:t xml:space="preserve"> AS</w:t>
        </w:r>
      </w:ins>
    </w:p>
    <w:p w:rsidR="007703AE" w:rsidRPr="007703AE" w:rsidRDefault="007703AE" w:rsidP="007703AE">
      <w:pPr>
        <w:shd w:val="clear" w:color="auto" w:fill="1E1E1E"/>
        <w:spacing w:after="0" w:line="285" w:lineRule="atLeast"/>
        <w:rPr>
          <w:ins w:id="867" w:author="Mridul Rajbhar" w:date="2022-10-19T13:23:00Z"/>
          <w:rFonts w:ascii="Consolas" w:eastAsia="Times New Roman" w:hAnsi="Consolas" w:cs="Times New Roman"/>
          <w:color w:val="D4D4D4"/>
          <w:sz w:val="21"/>
          <w:szCs w:val="21"/>
        </w:rPr>
      </w:pPr>
      <w:proofErr w:type="gramStart"/>
      <w:ins w:id="868" w:author="Mridul Rajbhar" w:date="2022-10-19T13:23:00Z">
        <w:r w:rsidRPr="007703AE">
          <w:rPr>
            <w:rFonts w:ascii="Consolas" w:eastAsia="Times New Roman" w:hAnsi="Consolas" w:cs="Times New Roman"/>
            <w:color w:val="D4D4D4"/>
            <w:sz w:val="21"/>
            <w:szCs w:val="21"/>
          </w:rPr>
          <w:t>select</w:t>
        </w:r>
        <w:proofErr w:type="gramEnd"/>
        <w:r w:rsidRPr="007703AE">
          <w:rPr>
            <w:rFonts w:ascii="Consolas" w:eastAsia="Times New Roman" w:hAnsi="Consolas" w:cs="Times New Roman"/>
            <w:color w:val="D4D4D4"/>
            <w:sz w:val="21"/>
            <w:szCs w:val="21"/>
          </w:rPr>
          <w:t xml:space="preserve"> * from products</w:t>
        </w:r>
      </w:ins>
    </w:p>
    <w:p w:rsidR="007703AE" w:rsidRPr="007703AE" w:rsidRDefault="007703AE" w:rsidP="007703AE">
      <w:pPr>
        <w:shd w:val="clear" w:color="auto" w:fill="1E1E1E"/>
        <w:spacing w:after="0" w:line="285" w:lineRule="atLeast"/>
        <w:rPr>
          <w:ins w:id="869" w:author="Mridul Rajbhar" w:date="2022-10-19T13:23:00Z"/>
          <w:rFonts w:ascii="Consolas" w:eastAsia="Times New Roman" w:hAnsi="Consolas" w:cs="Times New Roman"/>
          <w:color w:val="D4D4D4"/>
          <w:sz w:val="21"/>
          <w:szCs w:val="21"/>
        </w:rPr>
      </w:pPr>
      <w:proofErr w:type="gramStart"/>
      <w:ins w:id="870" w:author="Mridul Rajbhar" w:date="2022-10-19T13:23:00Z">
        <w:r w:rsidRPr="007703AE">
          <w:rPr>
            <w:rFonts w:ascii="Consolas" w:eastAsia="Times New Roman" w:hAnsi="Consolas" w:cs="Times New Roman"/>
            <w:color w:val="D4D4D4"/>
            <w:sz w:val="21"/>
            <w:szCs w:val="21"/>
          </w:rPr>
          <w:t>where</w:t>
        </w:r>
        <w:proofErr w:type="gramEnd"/>
        <w:r w:rsidRPr="007703AE">
          <w:rPr>
            <w:rFonts w:ascii="Consolas" w:eastAsia="Times New Roman" w:hAnsi="Consolas" w:cs="Times New Roman"/>
            <w:color w:val="D4D4D4"/>
            <w:sz w:val="21"/>
            <w:szCs w:val="21"/>
          </w:rPr>
          <w:t xml:space="preserve"> </w:t>
        </w:r>
        <w:proofErr w:type="spellStart"/>
        <w:r w:rsidRPr="007703AE">
          <w:rPr>
            <w:rFonts w:ascii="Consolas" w:eastAsia="Times New Roman" w:hAnsi="Consolas" w:cs="Times New Roman"/>
            <w:color w:val="D4D4D4"/>
            <w:sz w:val="21"/>
            <w:szCs w:val="21"/>
          </w:rPr>
          <w:t>categoryid</w:t>
        </w:r>
        <w:proofErr w:type="spellEnd"/>
        <w:r w:rsidRPr="007703AE">
          <w:rPr>
            <w:rFonts w:ascii="Consolas" w:eastAsia="Times New Roman" w:hAnsi="Consolas" w:cs="Times New Roman"/>
            <w:color w:val="D4D4D4"/>
            <w:sz w:val="21"/>
            <w:szCs w:val="21"/>
          </w:rPr>
          <w:t xml:space="preserve"> in (4,6,8);</w:t>
        </w:r>
      </w:ins>
    </w:p>
    <w:p w:rsidR="007703AE" w:rsidRPr="007703AE" w:rsidRDefault="007703AE" w:rsidP="007703AE">
      <w:pPr>
        <w:shd w:val="clear" w:color="auto" w:fill="1E1E1E"/>
        <w:spacing w:after="0" w:line="285" w:lineRule="atLeast"/>
        <w:rPr>
          <w:ins w:id="871"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72" w:author="Mridul Rajbhar" w:date="2022-10-19T13:23:00Z"/>
          <w:rFonts w:ascii="Consolas" w:eastAsia="Times New Roman" w:hAnsi="Consolas" w:cs="Times New Roman"/>
          <w:color w:val="D4D4D4"/>
          <w:sz w:val="21"/>
          <w:szCs w:val="21"/>
        </w:rPr>
      </w:pPr>
      <w:proofErr w:type="gramStart"/>
      <w:ins w:id="873" w:author="Mridul Rajbhar" w:date="2022-10-19T13:23:00Z">
        <w:r w:rsidRPr="007703AE">
          <w:rPr>
            <w:rFonts w:ascii="Consolas" w:eastAsia="Times New Roman" w:hAnsi="Consolas" w:cs="Times New Roman"/>
            <w:color w:val="D4D4D4"/>
            <w:sz w:val="21"/>
            <w:szCs w:val="21"/>
          </w:rPr>
          <w:t>select</w:t>
        </w:r>
        <w:proofErr w:type="gramEnd"/>
        <w:r w:rsidRPr="007703AE">
          <w:rPr>
            <w:rFonts w:ascii="Consolas" w:eastAsia="Times New Roman" w:hAnsi="Consolas" w:cs="Times New Roman"/>
            <w:color w:val="D4D4D4"/>
            <w:sz w:val="21"/>
            <w:szCs w:val="21"/>
          </w:rPr>
          <w:t xml:space="preserve"> * from </w:t>
        </w:r>
        <w:proofErr w:type="spellStart"/>
        <w:r w:rsidRPr="007703AE">
          <w:rPr>
            <w:rFonts w:ascii="Consolas" w:eastAsia="Times New Roman" w:hAnsi="Consolas" w:cs="Times New Roman"/>
            <w:color w:val="D4D4D4"/>
            <w:sz w:val="21"/>
            <w:szCs w:val="21"/>
          </w:rPr>
          <w:t>protein_products</w:t>
        </w:r>
        <w:proofErr w:type="spellEnd"/>
        <w:r w:rsidRPr="007703AE">
          <w:rPr>
            <w:rFonts w:ascii="Consolas" w:eastAsia="Times New Roman" w:hAnsi="Consolas" w:cs="Times New Roman"/>
            <w:color w:val="D4D4D4"/>
            <w:sz w:val="21"/>
            <w:szCs w:val="21"/>
          </w:rPr>
          <w:t>;</w:t>
        </w:r>
      </w:ins>
    </w:p>
    <w:p w:rsidR="007703AE" w:rsidRPr="007703AE" w:rsidRDefault="007703AE" w:rsidP="007703AE">
      <w:pPr>
        <w:shd w:val="clear" w:color="auto" w:fill="1E1E1E"/>
        <w:spacing w:after="0" w:line="285" w:lineRule="atLeast"/>
        <w:rPr>
          <w:ins w:id="874"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75" w:author="Mridul Rajbhar" w:date="2022-10-19T13:23:00Z"/>
          <w:rFonts w:ascii="Consolas" w:eastAsia="Times New Roman" w:hAnsi="Consolas" w:cs="Times New Roman"/>
          <w:color w:val="D4D4D4"/>
          <w:sz w:val="21"/>
          <w:szCs w:val="21"/>
        </w:rPr>
      </w:pPr>
      <w:proofErr w:type="gramStart"/>
      <w:ins w:id="876" w:author="Mridul Rajbhar" w:date="2022-10-19T13:23:00Z">
        <w:r w:rsidRPr="007703AE">
          <w:rPr>
            <w:rFonts w:ascii="Consolas" w:eastAsia="Times New Roman" w:hAnsi="Consolas" w:cs="Times New Roman"/>
            <w:color w:val="D4D4D4"/>
            <w:sz w:val="21"/>
            <w:szCs w:val="21"/>
          </w:rPr>
          <w:t>insert</w:t>
        </w:r>
        <w:proofErr w:type="gramEnd"/>
        <w:r w:rsidRPr="007703AE">
          <w:rPr>
            <w:rFonts w:ascii="Consolas" w:eastAsia="Times New Roman" w:hAnsi="Consolas" w:cs="Times New Roman"/>
            <w:color w:val="D4D4D4"/>
            <w:sz w:val="21"/>
            <w:szCs w:val="21"/>
          </w:rPr>
          <w:t xml:space="preserve"> into </w:t>
        </w:r>
        <w:proofErr w:type="spellStart"/>
        <w:r w:rsidRPr="007703AE">
          <w:rPr>
            <w:rFonts w:ascii="Consolas" w:eastAsia="Times New Roman" w:hAnsi="Consolas" w:cs="Times New Roman"/>
            <w:color w:val="D4D4D4"/>
            <w:sz w:val="21"/>
            <w:szCs w:val="21"/>
          </w:rPr>
          <w:t>protein_products</w:t>
        </w:r>
        <w:proofErr w:type="spellEnd"/>
      </w:ins>
    </w:p>
    <w:p w:rsidR="007703AE" w:rsidRPr="007703AE" w:rsidRDefault="007703AE" w:rsidP="007703AE">
      <w:pPr>
        <w:shd w:val="clear" w:color="auto" w:fill="1E1E1E"/>
        <w:spacing w:after="0" w:line="285" w:lineRule="atLeast"/>
        <w:rPr>
          <w:ins w:id="877" w:author="Mridul Rajbhar" w:date="2022-10-19T13:23:00Z"/>
          <w:rFonts w:ascii="Consolas" w:eastAsia="Times New Roman" w:hAnsi="Consolas" w:cs="Times New Roman"/>
          <w:color w:val="D4D4D4"/>
          <w:sz w:val="21"/>
          <w:szCs w:val="21"/>
        </w:rPr>
      </w:pPr>
      <w:ins w:id="878" w:author="Mridul Rajbhar" w:date="2022-10-19T13:23:00Z">
        <w:r w:rsidRPr="007703AE">
          <w:rPr>
            <w:rFonts w:ascii="Consolas" w:eastAsia="Times New Roman" w:hAnsi="Consolas" w:cs="Times New Roman"/>
            <w:color w:val="D4D4D4"/>
            <w:sz w:val="21"/>
            <w:szCs w:val="21"/>
          </w:rPr>
          <w:t>(</w:t>
        </w:r>
        <w:proofErr w:type="spellStart"/>
        <w:proofErr w:type="gramStart"/>
        <w:r w:rsidRPr="007703AE">
          <w:rPr>
            <w:rFonts w:ascii="Consolas" w:eastAsia="Times New Roman" w:hAnsi="Consolas" w:cs="Times New Roman"/>
            <w:color w:val="D4D4D4"/>
            <w:sz w:val="21"/>
            <w:szCs w:val="21"/>
          </w:rPr>
          <w:t>productid</w:t>
        </w:r>
        <w:proofErr w:type="spellEnd"/>
        <w:proofErr w:type="gramEnd"/>
        <w:r w:rsidRPr="007703AE">
          <w:rPr>
            <w:rFonts w:ascii="Consolas" w:eastAsia="Times New Roman" w:hAnsi="Consolas" w:cs="Times New Roman"/>
            <w:color w:val="D4D4D4"/>
            <w:sz w:val="21"/>
            <w:szCs w:val="21"/>
          </w:rPr>
          <w:t xml:space="preserve">, </w:t>
        </w:r>
        <w:proofErr w:type="spellStart"/>
        <w:r w:rsidRPr="007703AE">
          <w:rPr>
            <w:rFonts w:ascii="Consolas" w:eastAsia="Times New Roman" w:hAnsi="Consolas" w:cs="Times New Roman"/>
            <w:color w:val="D4D4D4"/>
            <w:sz w:val="21"/>
            <w:szCs w:val="21"/>
          </w:rPr>
          <w:t>productname</w:t>
        </w:r>
        <w:proofErr w:type="spellEnd"/>
        <w:r w:rsidRPr="007703AE">
          <w:rPr>
            <w:rFonts w:ascii="Consolas" w:eastAsia="Times New Roman" w:hAnsi="Consolas" w:cs="Times New Roman"/>
            <w:color w:val="D4D4D4"/>
            <w:sz w:val="21"/>
            <w:szCs w:val="21"/>
          </w:rPr>
          <w:t xml:space="preserve">, </w:t>
        </w:r>
        <w:proofErr w:type="spellStart"/>
        <w:r w:rsidRPr="007703AE">
          <w:rPr>
            <w:rFonts w:ascii="Consolas" w:eastAsia="Times New Roman" w:hAnsi="Consolas" w:cs="Times New Roman"/>
            <w:color w:val="D4D4D4"/>
            <w:sz w:val="21"/>
            <w:szCs w:val="21"/>
          </w:rPr>
          <w:t>supplierid</w:t>
        </w:r>
        <w:proofErr w:type="spellEnd"/>
        <w:r w:rsidRPr="007703AE">
          <w:rPr>
            <w:rFonts w:ascii="Consolas" w:eastAsia="Times New Roman" w:hAnsi="Consolas" w:cs="Times New Roman"/>
            <w:color w:val="D4D4D4"/>
            <w:sz w:val="21"/>
            <w:szCs w:val="21"/>
          </w:rPr>
          <w:t xml:space="preserve">, </w:t>
        </w:r>
        <w:proofErr w:type="spellStart"/>
        <w:r w:rsidRPr="007703AE">
          <w:rPr>
            <w:rFonts w:ascii="Consolas" w:eastAsia="Times New Roman" w:hAnsi="Consolas" w:cs="Times New Roman"/>
            <w:color w:val="D4D4D4"/>
            <w:sz w:val="21"/>
            <w:szCs w:val="21"/>
          </w:rPr>
          <w:t>categoryid</w:t>
        </w:r>
        <w:proofErr w:type="spellEnd"/>
        <w:r w:rsidRPr="007703AE">
          <w:rPr>
            <w:rFonts w:ascii="Consolas" w:eastAsia="Times New Roman" w:hAnsi="Consolas" w:cs="Times New Roman"/>
            <w:color w:val="D4D4D4"/>
            <w:sz w:val="21"/>
            <w:szCs w:val="21"/>
          </w:rPr>
          <w:t xml:space="preserve">, discontinued) </w:t>
        </w:r>
      </w:ins>
    </w:p>
    <w:p w:rsidR="007703AE" w:rsidRPr="007703AE" w:rsidRDefault="007703AE" w:rsidP="007703AE">
      <w:pPr>
        <w:shd w:val="clear" w:color="auto" w:fill="1E1E1E"/>
        <w:spacing w:after="0" w:line="285" w:lineRule="atLeast"/>
        <w:rPr>
          <w:ins w:id="879" w:author="Mridul Rajbhar" w:date="2022-10-19T13:23:00Z"/>
          <w:rFonts w:ascii="Consolas" w:eastAsia="Times New Roman" w:hAnsi="Consolas" w:cs="Times New Roman"/>
          <w:color w:val="D4D4D4"/>
          <w:sz w:val="21"/>
          <w:szCs w:val="21"/>
        </w:rPr>
      </w:pPr>
      <w:proofErr w:type="gramStart"/>
      <w:ins w:id="880" w:author="Mridul Rajbhar" w:date="2022-10-19T13:23:00Z">
        <w:r w:rsidRPr="007703AE">
          <w:rPr>
            <w:rFonts w:ascii="Consolas" w:eastAsia="Times New Roman" w:hAnsi="Consolas" w:cs="Times New Roman"/>
            <w:color w:val="D4D4D4"/>
            <w:sz w:val="21"/>
            <w:szCs w:val="21"/>
          </w:rPr>
          <w:t>values(</w:t>
        </w:r>
        <w:proofErr w:type="gramEnd"/>
        <w:r w:rsidRPr="007703AE">
          <w:rPr>
            <w:rFonts w:ascii="Consolas" w:eastAsia="Times New Roman" w:hAnsi="Consolas" w:cs="Times New Roman"/>
            <w:color w:val="D4D4D4"/>
            <w:sz w:val="21"/>
            <w:szCs w:val="21"/>
          </w:rPr>
          <w:t>78, 'Kobe', 12, 8, 0);</w:t>
        </w:r>
      </w:ins>
    </w:p>
    <w:p w:rsidR="007703AE" w:rsidRPr="007703AE" w:rsidRDefault="007703AE" w:rsidP="007703AE">
      <w:pPr>
        <w:shd w:val="clear" w:color="auto" w:fill="1E1E1E"/>
        <w:spacing w:after="0" w:line="285" w:lineRule="atLeast"/>
        <w:rPr>
          <w:ins w:id="881"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82" w:author="Mridul Rajbhar" w:date="2022-10-19T13:23:00Z"/>
          <w:rFonts w:ascii="Consolas" w:eastAsia="Times New Roman" w:hAnsi="Consolas" w:cs="Times New Roman"/>
          <w:color w:val="D4D4D4"/>
          <w:sz w:val="21"/>
          <w:szCs w:val="21"/>
        </w:rPr>
      </w:pPr>
      <w:proofErr w:type="gramStart"/>
      <w:ins w:id="883" w:author="Mridul Rajbhar" w:date="2022-10-19T13:23:00Z">
        <w:r w:rsidRPr="007703AE">
          <w:rPr>
            <w:rFonts w:ascii="Consolas" w:eastAsia="Times New Roman" w:hAnsi="Consolas" w:cs="Times New Roman"/>
            <w:color w:val="D4D4D4"/>
            <w:sz w:val="21"/>
            <w:szCs w:val="21"/>
          </w:rPr>
          <w:lastRenderedPageBreak/>
          <w:t>update</w:t>
        </w:r>
        <w:proofErr w:type="gramEnd"/>
        <w:r w:rsidRPr="007703AE">
          <w:rPr>
            <w:rFonts w:ascii="Consolas" w:eastAsia="Times New Roman" w:hAnsi="Consolas" w:cs="Times New Roman"/>
            <w:color w:val="D4D4D4"/>
            <w:sz w:val="21"/>
            <w:szCs w:val="21"/>
          </w:rPr>
          <w:t xml:space="preserve"> </w:t>
        </w:r>
        <w:proofErr w:type="spellStart"/>
        <w:r w:rsidRPr="007703AE">
          <w:rPr>
            <w:rFonts w:ascii="Consolas" w:eastAsia="Times New Roman" w:hAnsi="Consolas" w:cs="Times New Roman"/>
            <w:color w:val="D4D4D4"/>
            <w:sz w:val="21"/>
            <w:szCs w:val="21"/>
          </w:rPr>
          <w:t>protein_products</w:t>
        </w:r>
        <w:proofErr w:type="spellEnd"/>
      </w:ins>
    </w:p>
    <w:p w:rsidR="007703AE" w:rsidRPr="007703AE" w:rsidRDefault="007703AE" w:rsidP="007703AE">
      <w:pPr>
        <w:shd w:val="clear" w:color="auto" w:fill="1E1E1E"/>
        <w:spacing w:after="0" w:line="285" w:lineRule="atLeast"/>
        <w:rPr>
          <w:ins w:id="884" w:author="Mridul Rajbhar" w:date="2022-10-19T13:23:00Z"/>
          <w:rFonts w:ascii="Consolas" w:eastAsia="Times New Roman" w:hAnsi="Consolas" w:cs="Times New Roman"/>
          <w:color w:val="D4D4D4"/>
          <w:sz w:val="21"/>
          <w:szCs w:val="21"/>
        </w:rPr>
      </w:pPr>
      <w:proofErr w:type="gramStart"/>
      <w:ins w:id="885" w:author="Mridul Rajbhar" w:date="2022-10-19T13:23:00Z">
        <w:r w:rsidRPr="007703AE">
          <w:rPr>
            <w:rFonts w:ascii="Consolas" w:eastAsia="Times New Roman" w:hAnsi="Consolas" w:cs="Times New Roman"/>
            <w:color w:val="D4D4D4"/>
            <w:sz w:val="21"/>
            <w:szCs w:val="21"/>
          </w:rPr>
          <w:t>set</w:t>
        </w:r>
        <w:proofErr w:type="gramEnd"/>
        <w:r w:rsidRPr="007703AE">
          <w:rPr>
            <w:rFonts w:ascii="Consolas" w:eastAsia="Times New Roman" w:hAnsi="Consolas" w:cs="Times New Roman"/>
            <w:color w:val="D4D4D4"/>
            <w:sz w:val="21"/>
            <w:szCs w:val="21"/>
          </w:rPr>
          <w:t xml:space="preserve"> </w:t>
        </w:r>
        <w:proofErr w:type="spellStart"/>
        <w:r w:rsidRPr="007703AE">
          <w:rPr>
            <w:rFonts w:ascii="Consolas" w:eastAsia="Times New Roman" w:hAnsi="Consolas" w:cs="Times New Roman"/>
            <w:color w:val="D4D4D4"/>
            <w:sz w:val="21"/>
            <w:szCs w:val="21"/>
          </w:rPr>
          <w:t>unitprice</w:t>
        </w:r>
        <w:proofErr w:type="spellEnd"/>
        <w:r w:rsidRPr="007703AE">
          <w:rPr>
            <w:rFonts w:ascii="Consolas" w:eastAsia="Times New Roman" w:hAnsi="Consolas" w:cs="Times New Roman"/>
            <w:color w:val="D4D4D4"/>
            <w:sz w:val="21"/>
            <w:szCs w:val="21"/>
          </w:rPr>
          <w:t xml:space="preserve"> = 55</w:t>
        </w:r>
      </w:ins>
    </w:p>
    <w:p w:rsidR="007703AE" w:rsidRPr="007703AE" w:rsidRDefault="007703AE" w:rsidP="007703AE">
      <w:pPr>
        <w:shd w:val="clear" w:color="auto" w:fill="1E1E1E"/>
        <w:spacing w:after="0" w:line="285" w:lineRule="atLeast"/>
        <w:rPr>
          <w:ins w:id="886" w:author="Mridul Rajbhar" w:date="2022-10-19T13:23:00Z"/>
          <w:rFonts w:ascii="Consolas" w:eastAsia="Times New Roman" w:hAnsi="Consolas" w:cs="Times New Roman"/>
          <w:color w:val="D4D4D4"/>
          <w:sz w:val="21"/>
          <w:szCs w:val="21"/>
        </w:rPr>
      </w:pPr>
      <w:proofErr w:type="gramStart"/>
      <w:ins w:id="887" w:author="Mridul Rajbhar" w:date="2022-10-19T13:23:00Z">
        <w:r w:rsidRPr="007703AE">
          <w:rPr>
            <w:rFonts w:ascii="Consolas" w:eastAsia="Times New Roman" w:hAnsi="Consolas" w:cs="Times New Roman"/>
            <w:color w:val="D4D4D4"/>
            <w:sz w:val="21"/>
            <w:szCs w:val="21"/>
          </w:rPr>
          <w:t>where</w:t>
        </w:r>
        <w:proofErr w:type="gramEnd"/>
        <w:r w:rsidRPr="007703AE">
          <w:rPr>
            <w:rFonts w:ascii="Consolas" w:eastAsia="Times New Roman" w:hAnsi="Consolas" w:cs="Times New Roman"/>
            <w:color w:val="D4D4D4"/>
            <w:sz w:val="21"/>
            <w:szCs w:val="21"/>
          </w:rPr>
          <w:t xml:space="preserve"> </w:t>
        </w:r>
        <w:proofErr w:type="spellStart"/>
        <w:r w:rsidRPr="007703AE">
          <w:rPr>
            <w:rFonts w:ascii="Consolas" w:eastAsia="Times New Roman" w:hAnsi="Consolas" w:cs="Times New Roman"/>
            <w:color w:val="D4D4D4"/>
            <w:sz w:val="21"/>
            <w:szCs w:val="21"/>
          </w:rPr>
          <w:t>productid</w:t>
        </w:r>
        <w:proofErr w:type="spellEnd"/>
        <w:r w:rsidRPr="007703AE">
          <w:rPr>
            <w:rFonts w:ascii="Consolas" w:eastAsia="Times New Roman" w:hAnsi="Consolas" w:cs="Times New Roman"/>
            <w:color w:val="D4D4D4"/>
            <w:sz w:val="21"/>
            <w:szCs w:val="21"/>
          </w:rPr>
          <w:t xml:space="preserve"> = 78;</w:t>
        </w:r>
      </w:ins>
    </w:p>
    <w:p w:rsidR="007703AE" w:rsidRPr="007703AE" w:rsidRDefault="007703AE" w:rsidP="007703AE">
      <w:pPr>
        <w:shd w:val="clear" w:color="auto" w:fill="1E1E1E"/>
        <w:spacing w:after="0" w:line="285" w:lineRule="atLeast"/>
        <w:rPr>
          <w:ins w:id="888"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89" w:author="Mridul Rajbhar" w:date="2022-10-19T13:23:00Z"/>
          <w:rFonts w:ascii="Consolas" w:eastAsia="Times New Roman" w:hAnsi="Consolas" w:cs="Times New Roman"/>
          <w:color w:val="D4D4D4"/>
          <w:sz w:val="21"/>
          <w:szCs w:val="21"/>
        </w:rPr>
      </w:pPr>
      <w:proofErr w:type="gramStart"/>
      <w:ins w:id="890" w:author="Mridul Rajbhar" w:date="2022-10-19T13:23:00Z">
        <w:r w:rsidRPr="007703AE">
          <w:rPr>
            <w:rFonts w:ascii="Consolas" w:eastAsia="Times New Roman" w:hAnsi="Consolas" w:cs="Times New Roman"/>
            <w:color w:val="D4D4D4"/>
            <w:sz w:val="21"/>
            <w:szCs w:val="21"/>
          </w:rPr>
          <w:t>select</w:t>
        </w:r>
        <w:proofErr w:type="gramEnd"/>
        <w:r w:rsidRPr="007703AE">
          <w:rPr>
            <w:rFonts w:ascii="Consolas" w:eastAsia="Times New Roman" w:hAnsi="Consolas" w:cs="Times New Roman"/>
            <w:color w:val="D4D4D4"/>
            <w:sz w:val="21"/>
            <w:szCs w:val="21"/>
          </w:rPr>
          <w:t xml:space="preserve"> * from </w:t>
        </w:r>
        <w:proofErr w:type="spellStart"/>
        <w:r w:rsidRPr="007703AE">
          <w:rPr>
            <w:rFonts w:ascii="Consolas" w:eastAsia="Times New Roman" w:hAnsi="Consolas" w:cs="Times New Roman"/>
            <w:color w:val="D4D4D4"/>
            <w:sz w:val="21"/>
            <w:szCs w:val="21"/>
          </w:rPr>
          <w:t>protein_products</w:t>
        </w:r>
        <w:proofErr w:type="spellEnd"/>
        <w:r w:rsidRPr="007703AE">
          <w:rPr>
            <w:rFonts w:ascii="Consolas" w:eastAsia="Times New Roman" w:hAnsi="Consolas" w:cs="Times New Roman"/>
            <w:color w:val="D4D4D4"/>
            <w:sz w:val="21"/>
            <w:szCs w:val="21"/>
          </w:rPr>
          <w:t>;</w:t>
        </w:r>
      </w:ins>
    </w:p>
    <w:p w:rsidR="007703AE" w:rsidRPr="007703AE" w:rsidRDefault="007703AE" w:rsidP="007703AE">
      <w:pPr>
        <w:shd w:val="clear" w:color="auto" w:fill="1E1E1E"/>
        <w:spacing w:after="0" w:line="285" w:lineRule="atLeast"/>
        <w:rPr>
          <w:ins w:id="891" w:author="Mridul Rajbhar" w:date="2022-10-19T13:23:00Z"/>
          <w:rFonts w:ascii="Consolas" w:eastAsia="Times New Roman" w:hAnsi="Consolas" w:cs="Times New Roman"/>
          <w:color w:val="D4D4D4"/>
          <w:sz w:val="21"/>
          <w:szCs w:val="21"/>
        </w:rPr>
      </w:pPr>
    </w:p>
    <w:p w:rsidR="007703AE" w:rsidRPr="007703AE" w:rsidRDefault="007703AE" w:rsidP="007703AE">
      <w:pPr>
        <w:shd w:val="clear" w:color="auto" w:fill="1E1E1E"/>
        <w:spacing w:after="0" w:line="285" w:lineRule="atLeast"/>
        <w:rPr>
          <w:ins w:id="892" w:author="Mridul Rajbhar" w:date="2022-10-19T13:23:00Z"/>
          <w:rFonts w:ascii="Consolas" w:eastAsia="Times New Roman" w:hAnsi="Consolas" w:cs="Times New Roman"/>
          <w:color w:val="D4D4D4"/>
          <w:sz w:val="21"/>
          <w:szCs w:val="21"/>
        </w:rPr>
      </w:pPr>
      <w:proofErr w:type="gramStart"/>
      <w:ins w:id="893" w:author="Mridul Rajbhar" w:date="2022-10-19T13:23:00Z">
        <w:r w:rsidRPr="007703AE">
          <w:rPr>
            <w:rFonts w:ascii="Consolas" w:eastAsia="Times New Roman" w:hAnsi="Consolas" w:cs="Times New Roman"/>
            <w:color w:val="D4D4D4"/>
            <w:sz w:val="21"/>
            <w:szCs w:val="21"/>
          </w:rPr>
          <w:t>delete</w:t>
        </w:r>
        <w:proofErr w:type="gramEnd"/>
        <w:r w:rsidRPr="007703AE">
          <w:rPr>
            <w:rFonts w:ascii="Consolas" w:eastAsia="Times New Roman" w:hAnsi="Consolas" w:cs="Times New Roman"/>
            <w:color w:val="D4D4D4"/>
            <w:sz w:val="21"/>
            <w:szCs w:val="21"/>
          </w:rPr>
          <w:t xml:space="preserve"> from </w:t>
        </w:r>
        <w:proofErr w:type="spellStart"/>
        <w:r w:rsidRPr="007703AE">
          <w:rPr>
            <w:rFonts w:ascii="Consolas" w:eastAsia="Times New Roman" w:hAnsi="Consolas" w:cs="Times New Roman"/>
            <w:color w:val="D4D4D4"/>
            <w:sz w:val="21"/>
            <w:szCs w:val="21"/>
          </w:rPr>
          <w:t>protein_products</w:t>
        </w:r>
        <w:proofErr w:type="spellEnd"/>
        <w:r w:rsidRPr="007703AE">
          <w:rPr>
            <w:rFonts w:ascii="Consolas" w:eastAsia="Times New Roman" w:hAnsi="Consolas" w:cs="Times New Roman"/>
            <w:color w:val="D4D4D4"/>
            <w:sz w:val="21"/>
            <w:szCs w:val="21"/>
          </w:rPr>
          <w:t xml:space="preserve"> where </w:t>
        </w:r>
        <w:proofErr w:type="spellStart"/>
        <w:r w:rsidRPr="007703AE">
          <w:rPr>
            <w:rFonts w:ascii="Consolas" w:eastAsia="Times New Roman" w:hAnsi="Consolas" w:cs="Times New Roman"/>
            <w:color w:val="D4D4D4"/>
            <w:sz w:val="21"/>
            <w:szCs w:val="21"/>
          </w:rPr>
          <w:t>productid</w:t>
        </w:r>
        <w:proofErr w:type="spellEnd"/>
        <w:r w:rsidRPr="007703AE">
          <w:rPr>
            <w:rFonts w:ascii="Consolas" w:eastAsia="Times New Roman" w:hAnsi="Consolas" w:cs="Times New Roman"/>
            <w:color w:val="D4D4D4"/>
            <w:sz w:val="21"/>
            <w:szCs w:val="21"/>
          </w:rPr>
          <w:t xml:space="preserve"> = 78;</w:t>
        </w:r>
      </w:ins>
    </w:p>
    <w:p w:rsidR="007703AE" w:rsidRPr="007703AE" w:rsidRDefault="007703AE" w:rsidP="007703AE">
      <w:pPr>
        <w:shd w:val="clear" w:color="auto" w:fill="1E1E1E"/>
        <w:spacing w:after="0" w:line="285" w:lineRule="atLeast"/>
        <w:rPr>
          <w:ins w:id="894" w:author="Mridul Rajbhar" w:date="2022-10-19T13:23:00Z"/>
          <w:rFonts w:ascii="Consolas" w:eastAsia="Times New Roman" w:hAnsi="Consolas" w:cs="Times New Roman"/>
          <w:color w:val="D4D4D4"/>
          <w:sz w:val="21"/>
          <w:szCs w:val="21"/>
        </w:rPr>
      </w:pPr>
    </w:p>
    <w:p w:rsidR="00FE10FB" w:rsidRDefault="00FE10FB">
      <w:pPr>
        <w:pStyle w:val="NoSpacing"/>
        <w:rPr>
          <w:ins w:id="895" w:author="Mridul Rajbhar" w:date="2022-10-19T13:30:00Z"/>
          <w:b/>
          <w:sz w:val="30"/>
          <w:szCs w:val="26"/>
        </w:rPr>
        <w:pPrChange w:id="896" w:author="Mridul Rajbhar" w:date="2022-10-19T13:23:00Z">
          <w:pPr>
            <w:pStyle w:val="NoSpacing"/>
            <w:ind w:left="360"/>
            <w:jc w:val="center"/>
          </w:pPr>
        </w:pPrChange>
      </w:pPr>
    </w:p>
    <w:p w:rsidR="00FE10FB" w:rsidRPr="00195BF7" w:rsidRDefault="00195BF7">
      <w:pPr>
        <w:pStyle w:val="NoSpacing"/>
        <w:rPr>
          <w:ins w:id="897" w:author="Mridul Rajbhar" w:date="2022-10-19T13:38:00Z"/>
          <w:sz w:val="30"/>
          <w:szCs w:val="26"/>
          <w:rPrChange w:id="898" w:author="Mridul Rajbhar" w:date="2022-10-19T13:38:00Z">
            <w:rPr>
              <w:ins w:id="899" w:author="Mridul Rajbhar" w:date="2022-10-19T13:38:00Z"/>
              <w:b/>
              <w:sz w:val="30"/>
              <w:szCs w:val="26"/>
            </w:rPr>
          </w:rPrChange>
        </w:rPr>
        <w:pPrChange w:id="900" w:author="Mridul Rajbhar" w:date="2022-10-19T13:23:00Z">
          <w:pPr>
            <w:pStyle w:val="NoSpacing"/>
            <w:ind w:left="360"/>
            <w:jc w:val="center"/>
          </w:pPr>
        </w:pPrChange>
      </w:pPr>
      <w:ins w:id="901" w:author="Mridul Rajbhar" w:date="2022-10-19T13:38:00Z">
        <w:r>
          <w:rPr>
            <w:sz w:val="30"/>
            <w:szCs w:val="26"/>
          </w:rPr>
          <w:t xml:space="preserve">Insertion or </w:t>
        </w:r>
      </w:ins>
      <w:ins w:id="902" w:author="Mridul Rajbhar" w:date="2022-10-19T13:39:00Z">
        <w:r>
          <w:rPr>
            <w:sz w:val="30"/>
            <w:szCs w:val="26"/>
          </w:rPr>
          <w:t>updating</w:t>
        </w:r>
      </w:ins>
      <w:ins w:id="903" w:author="Mridul Rajbhar" w:date="2022-10-19T13:38:00Z">
        <w:r>
          <w:rPr>
            <w:sz w:val="30"/>
            <w:szCs w:val="26"/>
          </w:rPr>
          <w:t xml:space="preserve"> in the views table will also </w:t>
        </w:r>
      </w:ins>
      <w:ins w:id="904" w:author="Mridul Rajbhar" w:date="2022-10-19T13:39:00Z">
        <w:r>
          <w:rPr>
            <w:sz w:val="30"/>
            <w:szCs w:val="26"/>
          </w:rPr>
          <w:t>reflect the changes in the base table</w:t>
        </w:r>
        <w:r w:rsidR="002B4A52">
          <w:rPr>
            <w:sz w:val="30"/>
            <w:szCs w:val="26"/>
          </w:rPr>
          <w:t xml:space="preserve"> (r</w:t>
        </w:r>
        <w:r>
          <w:rPr>
            <w:sz w:val="30"/>
            <w:szCs w:val="26"/>
          </w:rPr>
          <w:t>eal table).</w:t>
        </w:r>
      </w:ins>
    </w:p>
    <w:p w:rsidR="00195BF7" w:rsidRDefault="00195BF7">
      <w:pPr>
        <w:pStyle w:val="NoSpacing"/>
        <w:rPr>
          <w:ins w:id="905" w:author="Mridul Rajbhar" w:date="2022-10-19T13:30:00Z"/>
          <w:b/>
          <w:sz w:val="30"/>
          <w:szCs w:val="26"/>
        </w:rPr>
        <w:pPrChange w:id="906" w:author="Mridul Rajbhar" w:date="2022-10-19T13:23:00Z">
          <w:pPr>
            <w:pStyle w:val="NoSpacing"/>
            <w:ind w:left="360"/>
            <w:jc w:val="center"/>
          </w:pPr>
        </w:pPrChange>
      </w:pPr>
    </w:p>
    <w:p w:rsidR="00FE10FB" w:rsidRDefault="00FE10FB">
      <w:pPr>
        <w:pStyle w:val="NoSpacing"/>
        <w:rPr>
          <w:ins w:id="907" w:author="Mridul Rajbhar" w:date="2022-10-19T13:32:00Z"/>
          <w:b/>
          <w:sz w:val="30"/>
          <w:szCs w:val="26"/>
        </w:rPr>
        <w:pPrChange w:id="908" w:author="Mridul Rajbhar" w:date="2022-10-19T13:23:00Z">
          <w:pPr>
            <w:pStyle w:val="NoSpacing"/>
            <w:ind w:left="360"/>
            <w:jc w:val="center"/>
          </w:pPr>
        </w:pPrChange>
      </w:pPr>
      <w:ins w:id="909" w:author="Mridul Rajbhar" w:date="2022-10-19T13:31:00Z">
        <w:r>
          <w:rPr>
            <w:b/>
            <w:sz w:val="30"/>
            <w:szCs w:val="26"/>
          </w:rPr>
          <w:t xml:space="preserve">WITH </w:t>
        </w:r>
      </w:ins>
      <w:ins w:id="910" w:author="Mridul Rajbhar" w:date="2022-10-19T13:32:00Z">
        <w:r>
          <w:rPr>
            <w:b/>
            <w:sz w:val="30"/>
            <w:szCs w:val="26"/>
          </w:rPr>
          <w:t>CHECK</w:t>
        </w:r>
      </w:ins>
    </w:p>
    <w:p w:rsidR="00FE10FB" w:rsidRDefault="00FE10FB">
      <w:pPr>
        <w:pStyle w:val="NoSpacing"/>
        <w:rPr>
          <w:ins w:id="911" w:author="Mridul Rajbhar" w:date="2022-10-19T13:32:00Z"/>
          <w:b/>
          <w:sz w:val="30"/>
          <w:szCs w:val="26"/>
        </w:rPr>
        <w:pPrChange w:id="912" w:author="Mridul Rajbhar" w:date="2022-10-19T13:23:00Z">
          <w:pPr>
            <w:pStyle w:val="NoSpacing"/>
            <w:ind w:left="360"/>
            <w:jc w:val="center"/>
          </w:pPr>
        </w:pPrChange>
      </w:pPr>
    </w:p>
    <w:p w:rsidR="00195BF7" w:rsidRDefault="00FE10FB" w:rsidP="00541B63">
      <w:pPr>
        <w:pStyle w:val="NoSpacing"/>
        <w:rPr>
          <w:ins w:id="913" w:author="Mridul Rajbhar" w:date="2022-10-19T13:37:00Z"/>
          <w:sz w:val="30"/>
          <w:szCs w:val="26"/>
        </w:rPr>
      </w:pPr>
      <w:ins w:id="914" w:author="Mridul Rajbhar" w:date="2022-10-19T13:37:00Z">
        <w:r>
          <w:rPr>
            <w:sz w:val="30"/>
            <w:szCs w:val="26"/>
          </w:rPr>
          <w:t>‘</w:t>
        </w:r>
      </w:ins>
      <w:ins w:id="915" w:author="Mridul Rajbhar" w:date="2022-10-19T13:32:00Z">
        <w:r>
          <w:rPr>
            <w:sz w:val="30"/>
            <w:szCs w:val="26"/>
          </w:rPr>
          <w:t>With check</w:t>
        </w:r>
      </w:ins>
      <w:ins w:id="916" w:author="Mridul Rajbhar" w:date="2022-10-19T15:38:00Z">
        <w:r w:rsidR="00301BDB">
          <w:rPr>
            <w:sz w:val="30"/>
            <w:szCs w:val="26"/>
          </w:rPr>
          <w:t xml:space="preserve"> option</w:t>
        </w:r>
      </w:ins>
      <w:ins w:id="917" w:author="Mridul Rajbhar" w:date="2022-10-19T13:37:00Z">
        <w:r>
          <w:rPr>
            <w:sz w:val="30"/>
            <w:szCs w:val="26"/>
          </w:rPr>
          <w:t>’</w:t>
        </w:r>
      </w:ins>
      <w:ins w:id="918" w:author="Mridul Rajbhar" w:date="2022-10-19T13:32:00Z">
        <w:r>
          <w:rPr>
            <w:sz w:val="30"/>
            <w:szCs w:val="26"/>
          </w:rPr>
          <w:t xml:space="preserve"> </w:t>
        </w:r>
      </w:ins>
      <w:ins w:id="919" w:author="Mridul Rajbhar" w:date="2022-10-19T14:40:00Z">
        <w:r w:rsidR="004A67AA">
          <w:rPr>
            <w:sz w:val="30"/>
            <w:szCs w:val="26"/>
          </w:rPr>
          <w:t>prevents user from in</w:t>
        </w:r>
      </w:ins>
      <w:ins w:id="920" w:author="Mridul Rajbhar" w:date="2022-10-19T14:41:00Z">
        <w:r w:rsidR="004A67AA">
          <w:rPr>
            <w:sz w:val="30"/>
            <w:szCs w:val="26"/>
          </w:rPr>
          <w:t>serting/ updating the wrong record by specifying the condition.</w:t>
        </w:r>
      </w:ins>
    </w:p>
    <w:p w:rsidR="00FE10FB" w:rsidRDefault="00FE10FB">
      <w:pPr>
        <w:rPr>
          <w:ins w:id="921" w:author="Mridul Rajbhar" w:date="2022-10-19T13:46:00Z"/>
          <w:sz w:val="30"/>
          <w:szCs w:val="26"/>
        </w:rPr>
        <w:pPrChange w:id="922" w:author="Mridul Rajbhar" w:date="2022-10-19T13:37:00Z">
          <w:pPr>
            <w:pStyle w:val="NoSpacing"/>
            <w:ind w:left="360"/>
            <w:jc w:val="center"/>
          </w:pPr>
        </w:pPrChange>
      </w:pPr>
    </w:p>
    <w:p w:rsidR="00137E5C" w:rsidRDefault="00137E5C">
      <w:pPr>
        <w:rPr>
          <w:ins w:id="923" w:author="Mridul Rajbhar" w:date="2022-10-19T13:47:00Z"/>
          <w:sz w:val="30"/>
          <w:szCs w:val="26"/>
        </w:rPr>
        <w:pPrChange w:id="924" w:author="Mridul Rajbhar" w:date="2022-10-19T13:37:00Z">
          <w:pPr>
            <w:pStyle w:val="NoSpacing"/>
            <w:ind w:left="360"/>
            <w:jc w:val="center"/>
          </w:pPr>
        </w:pPrChange>
      </w:pPr>
      <w:ins w:id="925" w:author="Mridul Rajbhar" w:date="2022-10-19T13:46:00Z">
        <w:r>
          <w:rPr>
            <w:sz w:val="30"/>
            <w:szCs w:val="26"/>
          </w:rPr>
          <w:t xml:space="preserve">Two </w:t>
        </w:r>
      </w:ins>
      <w:ins w:id="926" w:author="Mridul Rajbhar" w:date="2022-10-19T13:47:00Z">
        <w:r>
          <w:rPr>
            <w:sz w:val="30"/>
            <w:szCs w:val="26"/>
          </w:rPr>
          <w:t>types:</w:t>
        </w:r>
      </w:ins>
    </w:p>
    <w:p w:rsidR="00137E5C" w:rsidRDefault="00137E5C">
      <w:pPr>
        <w:pStyle w:val="ListParagraph"/>
        <w:numPr>
          <w:ilvl w:val="0"/>
          <w:numId w:val="10"/>
        </w:numPr>
        <w:rPr>
          <w:ins w:id="927" w:author="Mridul Rajbhar" w:date="2022-10-19T15:49:00Z"/>
          <w:sz w:val="30"/>
          <w:szCs w:val="26"/>
        </w:rPr>
        <w:pPrChange w:id="928" w:author="Mridul Rajbhar" w:date="2022-10-19T13:47:00Z">
          <w:pPr>
            <w:pStyle w:val="NoSpacing"/>
            <w:ind w:left="360"/>
            <w:jc w:val="center"/>
          </w:pPr>
        </w:pPrChange>
      </w:pPr>
      <w:ins w:id="929" w:author="Mridul Rajbhar" w:date="2022-10-19T13:47:00Z">
        <w:r>
          <w:rPr>
            <w:sz w:val="30"/>
            <w:szCs w:val="26"/>
          </w:rPr>
          <w:t>with local check option</w:t>
        </w:r>
      </w:ins>
    </w:p>
    <w:p w:rsidR="00257457" w:rsidRPr="00257457" w:rsidRDefault="00257457">
      <w:pPr>
        <w:rPr>
          <w:ins w:id="930" w:author="Mridul Rajbhar" w:date="2022-10-19T15:48:00Z"/>
          <w:sz w:val="30"/>
          <w:szCs w:val="26"/>
          <w:rPrChange w:id="931" w:author="Mridul Rajbhar" w:date="2022-10-19T15:49:00Z">
            <w:rPr>
              <w:ins w:id="932" w:author="Mridul Rajbhar" w:date="2022-10-19T15:48:00Z"/>
            </w:rPr>
          </w:rPrChange>
        </w:rPr>
        <w:pPrChange w:id="933" w:author="Mridul Rajbhar" w:date="2022-10-19T15:49:00Z">
          <w:pPr>
            <w:pStyle w:val="NoSpacing"/>
            <w:ind w:left="360"/>
            <w:jc w:val="center"/>
          </w:pPr>
        </w:pPrChange>
      </w:pPr>
    </w:p>
    <w:p w:rsidR="00554494" w:rsidRPr="00257457" w:rsidRDefault="00554494" w:rsidP="00554494">
      <w:pPr>
        <w:rPr>
          <w:ins w:id="934" w:author="Mridul Rajbhar" w:date="2022-10-19T15:48:00Z"/>
          <w:color w:val="FF0000"/>
          <w:sz w:val="30"/>
          <w:szCs w:val="26"/>
          <w:rPrChange w:id="935" w:author="Mridul Rajbhar" w:date="2022-10-19T15:49:00Z">
            <w:rPr>
              <w:ins w:id="936" w:author="Mridul Rajbhar" w:date="2022-10-19T15:48:00Z"/>
              <w:sz w:val="30"/>
              <w:szCs w:val="26"/>
            </w:rPr>
          </w:rPrChange>
        </w:rPr>
      </w:pPr>
      <w:proofErr w:type="gramStart"/>
      <w:ins w:id="937" w:author="Mridul Rajbhar" w:date="2022-10-19T15:48:00Z">
        <w:r w:rsidRPr="00257457">
          <w:rPr>
            <w:color w:val="FF0000"/>
            <w:sz w:val="30"/>
            <w:szCs w:val="26"/>
            <w:rPrChange w:id="938" w:author="Mridul Rajbhar" w:date="2022-10-19T15:49:00Z">
              <w:rPr>
                <w:sz w:val="30"/>
                <w:szCs w:val="26"/>
              </w:rPr>
            </w:rPrChange>
          </w:rPr>
          <w:t>create</w:t>
        </w:r>
        <w:proofErr w:type="gramEnd"/>
        <w:r w:rsidRPr="00257457">
          <w:rPr>
            <w:color w:val="FF0000"/>
            <w:sz w:val="30"/>
            <w:szCs w:val="26"/>
            <w:rPrChange w:id="939" w:author="Mridul Rajbhar" w:date="2022-10-19T15:49:00Z">
              <w:rPr>
                <w:sz w:val="30"/>
                <w:szCs w:val="26"/>
              </w:rPr>
            </w:rPrChange>
          </w:rPr>
          <w:t xml:space="preserve"> or replace view </w:t>
        </w:r>
        <w:proofErr w:type="spellStart"/>
        <w:r w:rsidRPr="00257457">
          <w:rPr>
            <w:color w:val="FF0000"/>
            <w:sz w:val="30"/>
            <w:szCs w:val="26"/>
            <w:rPrChange w:id="940" w:author="Mridul Rajbhar" w:date="2022-10-19T15:49:00Z">
              <w:rPr>
                <w:sz w:val="30"/>
                <w:szCs w:val="26"/>
              </w:rPr>
            </w:rPrChange>
          </w:rPr>
          <w:t>protein_products</w:t>
        </w:r>
        <w:proofErr w:type="spellEnd"/>
        <w:r w:rsidRPr="00257457">
          <w:rPr>
            <w:color w:val="FF0000"/>
            <w:sz w:val="30"/>
            <w:szCs w:val="26"/>
            <w:rPrChange w:id="941" w:author="Mridul Rajbhar" w:date="2022-10-19T15:49:00Z">
              <w:rPr>
                <w:sz w:val="30"/>
                <w:szCs w:val="26"/>
              </w:rPr>
            </w:rPrChange>
          </w:rPr>
          <w:t xml:space="preserve"> AS </w:t>
        </w:r>
      </w:ins>
    </w:p>
    <w:p w:rsidR="00554494" w:rsidRPr="00257457" w:rsidRDefault="00554494" w:rsidP="00554494">
      <w:pPr>
        <w:rPr>
          <w:ins w:id="942" w:author="Mridul Rajbhar" w:date="2022-10-19T15:48:00Z"/>
          <w:color w:val="FF0000"/>
          <w:sz w:val="30"/>
          <w:szCs w:val="26"/>
          <w:rPrChange w:id="943" w:author="Mridul Rajbhar" w:date="2022-10-19T15:49:00Z">
            <w:rPr>
              <w:ins w:id="944" w:author="Mridul Rajbhar" w:date="2022-10-19T15:48:00Z"/>
              <w:sz w:val="30"/>
              <w:szCs w:val="26"/>
            </w:rPr>
          </w:rPrChange>
        </w:rPr>
      </w:pPr>
      <w:proofErr w:type="gramStart"/>
      <w:ins w:id="945" w:author="Mridul Rajbhar" w:date="2022-10-19T15:48:00Z">
        <w:r w:rsidRPr="00257457">
          <w:rPr>
            <w:color w:val="FF0000"/>
            <w:sz w:val="30"/>
            <w:szCs w:val="26"/>
            <w:rPrChange w:id="946" w:author="Mridul Rajbhar" w:date="2022-10-19T15:49:00Z">
              <w:rPr>
                <w:sz w:val="30"/>
                <w:szCs w:val="26"/>
              </w:rPr>
            </w:rPrChange>
          </w:rPr>
          <w:t>select</w:t>
        </w:r>
        <w:proofErr w:type="gramEnd"/>
        <w:r w:rsidRPr="00257457">
          <w:rPr>
            <w:color w:val="FF0000"/>
            <w:sz w:val="30"/>
            <w:szCs w:val="26"/>
            <w:rPrChange w:id="947" w:author="Mridul Rajbhar" w:date="2022-10-19T15:49:00Z">
              <w:rPr>
                <w:sz w:val="30"/>
                <w:szCs w:val="26"/>
              </w:rPr>
            </w:rPrChange>
          </w:rPr>
          <w:t xml:space="preserve"> * from products</w:t>
        </w:r>
      </w:ins>
    </w:p>
    <w:p w:rsidR="00554494" w:rsidRPr="00257457" w:rsidRDefault="00554494" w:rsidP="00554494">
      <w:pPr>
        <w:rPr>
          <w:ins w:id="948" w:author="Mridul Rajbhar" w:date="2022-10-19T15:48:00Z"/>
          <w:color w:val="FF0000"/>
          <w:sz w:val="30"/>
          <w:szCs w:val="26"/>
          <w:rPrChange w:id="949" w:author="Mridul Rajbhar" w:date="2022-10-19T15:49:00Z">
            <w:rPr>
              <w:ins w:id="950" w:author="Mridul Rajbhar" w:date="2022-10-19T15:48:00Z"/>
              <w:sz w:val="30"/>
              <w:szCs w:val="26"/>
            </w:rPr>
          </w:rPrChange>
        </w:rPr>
      </w:pPr>
      <w:proofErr w:type="gramStart"/>
      <w:ins w:id="951" w:author="Mridul Rajbhar" w:date="2022-10-19T15:48:00Z">
        <w:r w:rsidRPr="00257457">
          <w:rPr>
            <w:color w:val="FF0000"/>
            <w:sz w:val="30"/>
            <w:szCs w:val="26"/>
            <w:rPrChange w:id="952" w:author="Mridul Rajbhar" w:date="2022-10-19T15:49:00Z">
              <w:rPr>
                <w:sz w:val="30"/>
                <w:szCs w:val="26"/>
              </w:rPr>
            </w:rPrChange>
          </w:rPr>
          <w:t>where</w:t>
        </w:r>
        <w:proofErr w:type="gramEnd"/>
        <w:r w:rsidRPr="00257457">
          <w:rPr>
            <w:color w:val="FF0000"/>
            <w:sz w:val="30"/>
            <w:szCs w:val="26"/>
            <w:rPrChange w:id="953" w:author="Mridul Rajbhar" w:date="2022-10-19T15:49:00Z">
              <w:rPr>
                <w:sz w:val="30"/>
                <w:szCs w:val="26"/>
              </w:rPr>
            </w:rPrChange>
          </w:rPr>
          <w:t xml:space="preserve"> </w:t>
        </w:r>
        <w:proofErr w:type="spellStart"/>
        <w:r w:rsidRPr="00257457">
          <w:rPr>
            <w:color w:val="FF0000"/>
            <w:sz w:val="30"/>
            <w:szCs w:val="26"/>
            <w:rPrChange w:id="954" w:author="Mridul Rajbhar" w:date="2022-10-19T15:49:00Z">
              <w:rPr>
                <w:sz w:val="30"/>
                <w:szCs w:val="26"/>
              </w:rPr>
            </w:rPrChange>
          </w:rPr>
          <w:t>categoryid</w:t>
        </w:r>
        <w:proofErr w:type="spellEnd"/>
        <w:r w:rsidRPr="00257457">
          <w:rPr>
            <w:color w:val="FF0000"/>
            <w:sz w:val="30"/>
            <w:szCs w:val="26"/>
            <w:rPrChange w:id="955" w:author="Mridul Rajbhar" w:date="2022-10-19T15:49:00Z">
              <w:rPr>
                <w:sz w:val="30"/>
                <w:szCs w:val="26"/>
              </w:rPr>
            </w:rPrChange>
          </w:rPr>
          <w:t xml:space="preserve"> in (4,6,8)</w:t>
        </w:r>
      </w:ins>
    </w:p>
    <w:p w:rsidR="00554494" w:rsidRPr="00257457" w:rsidRDefault="00554494">
      <w:pPr>
        <w:rPr>
          <w:ins w:id="956" w:author="Mridul Rajbhar" w:date="2022-10-19T15:49:00Z"/>
          <w:color w:val="FF0000"/>
          <w:sz w:val="30"/>
          <w:szCs w:val="26"/>
          <w:rPrChange w:id="957" w:author="Mridul Rajbhar" w:date="2022-10-19T15:49:00Z">
            <w:rPr>
              <w:ins w:id="958" w:author="Mridul Rajbhar" w:date="2022-10-19T15:49:00Z"/>
              <w:sz w:val="30"/>
              <w:szCs w:val="26"/>
            </w:rPr>
          </w:rPrChange>
        </w:rPr>
        <w:pPrChange w:id="959" w:author="Mridul Rajbhar" w:date="2022-10-19T15:48:00Z">
          <w:pPr>
            <w:pStyle w:val="NoSpacing"/>
            <w:ind w:left="360"/>
            <w:jc w:val="center"/>
          </w:pPr>
        </w:pPrChange>
      </w:pPr>
      <w:proofErr w:type="gramStart"/>
      <w:ins w:id="960" w:author="Mridul Rajbhar" w:date="2022-10-19T15:48:00Z">
        <w:r w:rsidRPr="00257457">
          <w:rPr>
            <w:color w:val="FF0000"/>
            <w:sz w:val="30"/>
            <w:szCs w:val="26"/>
            <w:rPrChange w:id="961" w:author="Mridul Rajbhar" w:date="2022-10-19T15:49:00Z">
              <w:rPr>
                <w:sz w:val="30"/>
                <w:szCs w:val="26"/>
              </w:rPr>
            </w:rPrChange>
          </w:rPr>
          <w:t>with</w:t>
        </w:r>
        <w:proofErr w:type="gramEnd"/>
        <w:r w:rsidRPr="00257457">
          <w:rPr>
            <w:color w:val="FF0000"/>
            <w:sz w:val="30"/>
            <w:szCs w:val="26"/>
            <w:rPrChange w:id="962" w:author="Mridul Rajbhar" w:date="2022-10-19T15:49:00Z">
              <w:rPr>
                <w:sz w:val="30"/>
                <w:szCs w:val="26"/>
              </w:rPr>
            </w:rPrChange>
          </w:rPr>
          <w:t xml:space="preserve"> local check option;</w:t>
        </w:r>
      </w:ins>
    </w:p>
    <w:p w:rsidR="00257457" w:rsidRDefault="00257457">
      <w:pPr>
        <w:rPr>
          <w:ins w:id="963" w:author="Mridul Rajbhar" w:date="2022-10-19T15:49:00Z"/>
          <w:sz w:val="30"/>
          <w:szCs w:val="26"/>
        </w:rPr>
        <w:pPrChange w:id="964" w:author="Mridul Rajbhar" w:date="2022-10-19T15:48:00Z">
          <w:pPr>
            <w:pStyle w:val="NoSpacing"/>
            <w:ind w:left="360"/>
            <w:jc w:val="center"/>
          </w:pPr>
        </w:pPrChange>
      </w:pPr>
    </w:p>
    <w:p w:rsidR="00257457" w:rsidRDefault="00257457">
      <w:pPr>
        <w:rPr>
          <w:ins w:id="965" w:author="Mridul Rajbhar" w:date="2022-10-19T15:49:00Z"/>
          <w:sz w:val="30"/>
          <w:szCs w:val="26"/>
        </w:rPr>
        <w:pPrChange w:id="966" w:author="Mridul Rajbhar" w:date="2022-10-19T15:48:00Z">
          <w:pPr>
            <w:pStyle w:val="NoSpacing"/>
            <w:ind w:left="360"/>
            <w:jc w:val="center"/>
          </w:pPr>
        </w:pPrChange>
      </w:pPr>
      <w:proofErr w:type="gramStart"/>
      <w:ins w:id="967" w:author="Mridul Rajbhar" w:date="2022-10-19T15:49:00Z">
        <w:r>
          <w:rPr>
            <w:sz w:val="30"/>
            <w:szCs w:val="26"/>
          </w:rPr>
          <w:t>now</w:t>
        </w:r>
        <w:proofErr w:type="gramEnd"/>
        <w:r>
          <w:rPr>
            <w:sz w:val="30"/>
            <w:szCs w:val="26"/>
          </w:rPr>
          <w:t xml:space="preserve"> we cannot insert any other records other than </w:t>
        </w:r>
        <w:proofErr w:type="spellStart"/>
        <w:r>
          <w:rPr>
            <w:sz w:val="30"/>
            <w:szCs w:val="26"/>
          </w:rPr>
          <w:t>categoryid</w:t>
        </w:r>
        <w:proofErr w:type="spellEnd"/>
        <w:r>
          <w:rPr>
            <w:sz w:val="30"/>
            <w:szCs w:val="26"/>
          </w:rPr>
          <w:t xml:space="preserve"> 4, 6, 8</w:t>
        </w:r>
      </w:ins>
    </w:p>
    <w:p w:rsidR="000F740B" w:rsidRPr="000F740B" w:rsidRDefault="000F740B">
      <w:pPr>
        <w:pStyle w:val="NoSpacing"/>
        <w:rPr>
          <w:ins w:id="968" w:author="Mridul Rajbhar" w:date="2022-10-19T15:51:00Z"/>
          <w:sz w:val="30"/>
          <w:szCs w:val="30"/>
          <w:rPrChange w:id="969" w:author="Mridul Rajbhar" w:date="2022-10-19T15:51:00Z">
            <w:rPr>
              <w:ins w:id="970" w:author="Mridul Rajbhar" w:date="2022-10-19T15:51:00Z"/>
            </w:rPr>
          </w:rPrChange>
        </w:rPr>
        <w:pPrChange w:id="971" w:author="Mridul Rajbhar" w:date="2022-10-19T15:51:00Z">
          <w:pPr/>
        </w:pPrChange>
      </w:pPr>
      <w:proofErr w:type="spellStart"/>
      <w:proofErr w:type="gramStart"/>
      <w:ins w:id="972" w:author="Mridul Rajbhar" w:date="2022-10-19T15:51:00Z">
        <w:r>
          <w:rPr>
            <w:sz w:val="30"/>
            <w:szCs w:val="30"/>
          </w:rPr>
          <w:t>e.g</w:t>
        </w:r>
        <w:proofErr w:type="spellEnd"/>
        <w:proofErr w:type="gramEnd"/>
        <w:r>
          <w:rPr>
            <w:sz w:val="30"/>
            <w:szCs w:val="30"/>
          </w:rPr>
          <w:t xml:space="preserve"> this will not get inserted as </w:t>
        </w:r>
        <w:proofErr w:type="spellStart"/>
        <w:r>
          <w:rPr>
            <w:sz w:val="30"/>
            <w:szCs w:val="30"/>
          </w:rPr>
          <w:t>categoryid</w:t>
        </w:r>
        <w:proofErr w:type="spellEnd"/>
        <w:r>
          <w:rPr>
            <w:sz w:val="30"/>
            <w:szCs w:val="30"/>
          </w:rPr>
          <w:t xml:space="preserve"> is 5</w:t>
        </w:r>
      </w:ins>
    </w:p>
    <w:p w:rsidR="000F740B" w:rsidRPr="000F740B" w:rsidRDefault="000F740B" w:rsidP="000F740B">
      <w:pPr>
        <w:rPr>
          <w:ins w:id="973" w:author="Mridul Rajbhar" w:date="2022-10-19T15:51:00Z"/>
          <w:sz w:val="30"/>
          <w:szCs w:val="26"/>
        </w:rPr>
      </w:pPr>
      <w:proofErr w:type="gramStart"/>
      <w:ins w:id="974" w:author="Mridul Rajbhar" w:date="2022-10-19T15:51:00Z">
        <w:r w:rsidRPr="000F740B">
          <w:rPr>
            <w:sz w:val="30"/>
            <w:szCs w:val="26"/>
          </w:rPr>
          <w:t>insert</w:t>
        </w:r>
        <w:proofErr w:type="gramEnd"/>
        <w:r w:rsidRPr="000F740B">
          <w:rPr>
            <w:sz w:val="30"/>
            <w:szCs w:val="26"/>
          </w:rPr>
          <w:t xml:space="preserve"> into </w:t>
        </w:r>
        <w:proofErr w:type="spellStart"/>
        <w:r w:rsidRPr="000F740B">
          <w:rPr>
            <w:sz w:val="30"/>
            <w:szCs w:val="26"/>
          </w:rPr>
          <w:t>protein_products</w:t>
        </w:r>
        <w:proofErr w:type="spellEnd"/>
        <w:r w:rsidRPr="000F740B">
          <w:rPr>
            <w:sz w:val="30"/>
            <w:szCs w:val="26"/>
          </w:rPr>
          <w:t xml:space="preserve"> (</w:t>
        </w:r>
        <w:proofErr w:type="spellStart"/>
        <w:r w:rsidRPr="000F740B">
          <w:rPr>
            <w:sz w:val="30"/>
            <w:szCs w:val="26"/>
          </w:rPr>
          <w:t>productid</w:t>
        </w:r>
        <w:proofErr w:type="spellEnd"/>
        <w:r w:rsidRPr="000F740B">
          <w:rPr>
            <w:sz w:val="30"/>
            <w:szCs w:val="26"/>
          </w:rPr>
          <w:t xml:space="preserve">, </w:t>
        </w:r>
        <w:proofErr w:type="spellStart"/>
        <w:r w:rsidRPr="000F740B">
          <w:rPr>
            <w:sz w:val="30"/>
            <w:szCs w:val="26"/>
          </w:rPr>
          <w:t>productname</w:t>
        </w:r>
        <w:proofErr w:type="spellEnd"/>
        <w:r w:rsidRPr="000F740B">
          <w:rPr>
            <w:sz w:val="30"/>
            <w:szCs w:val="26"/>
          </w:rPr>
          <w:t xml:space="preserve">, </w:t>
        </w:r>
        <w:proofErr w:type="spellStart"/>
        <w:r w:rsidRPr="000F740B">
          <w:rPr>
            <w:sz w:val="30"/>
            <w:szCs w:val="26"/>
          </w:rPr>
          <w:t>supplierid</w:t>
        </w:r>
        <w:proofErr w:type="spellEnd"/>
        <w:r w:rsidRPr="000F740B">
          <w:rPr>
            <w:sz w:val="30"/>
            <w:szCs w:val="26"/>
          </w:rPr>
          <w:t xml:space="preserve">, </w:t>
        </w:r>
      </w:ins>
    </w:p>
    <w:p w:rsidR="000F740B" w:rsidRPr="000F740B" w:rsidRDefault="000F740B" w:rsidP="000F740B">
      <w:pPr>
        <w:rPr>
          <w:ins w:id="975" w:author="Mridul Rajbhar" w:date="2022-10-19T15:51:00Z"/>
          <w:sz w:val="30"/>
          <w:szCs w:val="26"/>
        </w:rPr>
      </w:pPr>
      <w:proofErr w:type="spellStart"/>
      <w:proofErr w:type="gramStart"/>
      <w:ins w:id="976" w:author="Mridul Rajbhar" w:date="2022-10-19T15:51:00Z">
        <w:r w:rsidRPr="000F740B">
          <w:rPr>
            <w:sz w:val="30"/>
            <w:szCs w:val="26"/>
          </w:rPr>
          <w:t>categoryid</w:t>
        </w:r>
        <w:proofErr w:type="spellEnd"/>
        <w:proofErr w:type="gramEnd"/>
        <w:r w:rsidRPr="000F740B">
          <w:rPr>
            <w:sz w:val="30"/>
            <w:szCs w:val="26"/>
          </w:rPr>
          <w:t>, discontinued)</w:t>
        </w:r>
      </w:ins>
    </w:p>
    <w:p w:rsidR="00257457" w:rsidRDefault="000F740B">
      <w:pPr>
        <w:rPr>
          <w:ins w:id="977" w:author="Mridul Rajbhar" w:date="2022-10-19T15:51:00Z"/>
          <w:sz w:val="30"/>
          <w:szCs w:val="26"/>
        </w:rPr>
        <w:pPrChange w:id="978" w:author="Mridul Rajbhar" w:date="2022-10-19T15:48:00Z">
          <w:pPr>
            <w:pStyle w:val="NoSpacing"/>
            <w:ind w:left="360"/>
            <w:jc w:val="center"/>
          </w:pPr>
        </w:pPrChange>
      </w:pPr>
      <w:proofErr w:type="gramStart"/>
      <w:ins w:id="979" w:author="Mridul Rajbhar" w:date="2022-10-19T15:51:00Z">
        <w:r w:rsidRPr="000F740B">
          <w:rPr>
            <w:sz w:val="30"/>
            <w:szCs w:val="26"/>
          </w:rPr>
          <w:t>values</w:t>
        </w:r>
        <w:proofErr w:type="gramEnd"/>
        <w:r w:rsidRPr="000F740B">
          <w:rPr>
            <w:sz w:val="30"/>
            <w:szCs w:val="26"/>
          </w:rPr>
          <w:t xml:space="preserve"> (79, 'tasty tea', 12, 5, 0);</w:t>
        </w:r>
      </w:ins>
    </w:p>
    <w:p w:rsidR="0049399B" w:rsidRPr="00554494" w:rsidRDefault="0049399B">
      <w:pPr>
        <w:rPr>
          <w:ins w:id="980" w:author="Mridul Rajbhar" w:date="2022-10-19T13:47:00Z"/>
          <w:sz w:val="30"/>
          <w:szCs w:val="26"/>
          <w:rPrChange w:id="981" w:author="Mridul Rajbhar" w:date="2022-10-19T15:48:00Z">
            <w:rPr>
              <w:ins w:id="982" w:author="Mridul Rajbhar" w:date="2022-10-19T13:47:00Z"/>
            </w:rPr>
          </w:rPrChange>
        </w:rPr>
        <w:pPrChange w:id="983" w:author="Mridul Rajbhar" w:date="2022-10-19T15:48:00Z">
          <w:pPr>
            <w:pStyle w:val="NoSpacing"/>
            <w:ind w:left="360"/>
            <w:jc w:val="center"/>
          </w:pPr>
        </w:pPrChange>
      </w:pPr>
    </w:p>
    <w:p w:rsidR="00137E5C" w:rsidRDefault="00137E5C">
      <w:pPr>
        <w:pStyle w:val="ListParagraph"/>
        <w:numPr>
          <w:ilvl w:val="0"/>
          <w:numId w:val="10"/>
        </w:numPr>
        <w:rPr>
          <w:ins w:id="984" w:author="Mridul Rajbhar" w:date="2022-10-19T13:47:00Z"/>
          <w:sz w:val="30"/>
          <w:szCs w:val="26"/>
        </w:rPr>
        <w:pPrChange w:id="985" w:author="Mridul Rajbhar" w:date="2022-10-19T13:47:00Z">
          <w:pPr>
            <w:pStyle w:val="NoSpacing"/>
            <w:ind w:left="360"/>
            <w:jc w:val="center"/>
          </w:pPr>
        </w:pPrChange>
      </w:pPr>
      <w:ins w:id="986" w:author="Mridul Rajbhar" w:date="2022-10-19T13:47:00Z">
        <w:r>
          <w:rPr>
            <w:sz w:val="30"/>
            <w:szCs w:val="26"/>
          </w:rPr>
          <w:t>with cascade check option</w:t>
        </w:r>
      </w:ins>
    </w:p>
    <w:p w:rsidR="00147D6D" w:rsidRDefault="00147D6D">
      <w:pPr>
        <w:rPr>
          <w:ins w:id="987" w:author="Mridul Rajbhar" w:date="2022-10-19T13:47:00Z"/>
          <w:sz w:val="30"/>
          <w:szCs w:val="26"/>
        </w:rPr>
        <w:pPrChange w:id="988" w:author="Mridul Rajbhar" w:date="2022-10-19T13:47:00Z">
          <w:pPr>
            <w:pStyle w:val="NoSpacing"/>
            <w:ind w:left="360"/>
            <w:jc w:val="center"/>
          </w:pPr>
        </w:pPrChange>
      </w:pPr>
    </w:p>
    <w:p w:rsidR="001C6F00" w:rsidRPr="001C6F00" w:rsidRDefault="001C6F00">
      <w:pPr>
        <w:pStyle w:val="NoSpacing"/>
        <w:rPr>
          <w:ins w:id="989" w:author="Mridul Rajbhar" w:date="2022-10-19T15:52:00Z"/>
          <w:b/>
          <w:sz w:val="40"/>
          <w:szCs w:val="30"/>
          <w:rPrChange w:id="990" w:author="Mridul Rajbhar" w:date="2022-10-19T15:52:00Z">
            <w:rPr>
              <w:ins w:id="991" w:author="Mridul Rajbhar" w:date="2022-10-19T15:52:00Z"/>
              <w:sz w:val="40"/>
              <w:szCs w:val="30"/>
            </w:rPr>
          </w:rPrChange>
        </w:rPr>
        <w:pPrChange w:id="992" w:author="Mridul Rajbhar" w:date="2022-10-19T15:52:00Z">
          <w:pPr>
            <w:pStyle w:val="NoSpacing"/>
            <w:ind w:left="360"/>
            <w:jc w:val="center"/>
          </w:pPr>
        </w:pPrChange>
      </w:pPr>
      <w:ins w:id="993" w:author="Mridul Rajbhar" w:date="2022-10-19T15:52:00Z">
        <w:r w:rsidRPr="001C6F00">
          <w:rPr>
            <w:b/>
            <w:sz w:val="40"/>
            <w:szCs w:val="30"/>
            <w:rPrChange w:id="994" w:author="Mridul Rajbhar" w:date="2022-10-19T15:52:00Z">
              <w:rPr>
                <w:sz w:val="40"/>
                <w:szCs w:val="30"/>
              </w:rPr>
            </w:rPrChange>
          </w:rPr>
          <w:t>Conditional Expressions</w:t>
        </w:r>
      </w:ins>
    </w:p>
    <w:p w:rsidR="001C6F00" w:rsidRDefault="00D342C1">
      <w:pPr>
        <w:pStyle w:val="NoSpacing"/>
        <w:numPr>
          <w:ilvl w:val="0"/>
          <w:numId w:val="11"/>
        </w:numPr>
        <w:rPr>
          <w:ins w:id="995" w:author="Mridul Rajbhar" w:date="2022-10-19T15:59:00Z"/>
          <w:sz w:val="30"/>
          <w:szCs w:val="30"/>
        </w:rPr>
        <w:pPrChange w:id="996" w:author="Mridul Rajbhar" w:date="2022-10-19T15:59:00Z">
          <w:pPr>
            <w:pStyle w:val="NoSpacing"/>
            <w:ind w:left="360"/>
            <w:jc w:val="center"/>
          </w:pPr>
        </w:pPrChange>
      </w:pPr>
      <w:ins w:id="997" w:author="Mridul Rajbhar" w:date="2022-10-19T15:59:00Z">
        <w:r>
          <w:rPr>
            <w:sz w:val="30"/>
            <w:szCs w:val="30"/>
          </w:rPr>
          <w:t>CASE WHEN</w:t>
        </w:r>
      </w:ins>
    </w:p>
    <w:p w:rsidR="00D342C1" w:rsidRDefault="00D342C1">
      <w:pPr>
        <w:pStyle w:val="NoSpacing"/>
        <w:rPr>
          <w:ins w:id="998" w:author="Mridul Rajbhar" w:date="2022-10-19T15:59:00Z"/>
          <w:sz w:val="30"/>
          <w:szCs w:val="30"/>
        </w:rPr>
        <w:pPrChange w:id="999" w:author="Mridul Rajbhar" w:date="2022-10-19T15:59:00Z">
          <w:pPr>
            <w:pStyle w:val="NoSpacing"/>
            <w:ind w:left="360"/>
            <w:jc w:val="center"/>
          </w:pPr>
        </w:pPrChange>
      </w:pPr>
    </w:p>
    <w:p w:rsidR="00351059" w:rsidRPr="00687164" w:rsidRDefault="00351059" w:rsidP="00351059">
      <w:pPr>
        <w:pStyle w:val="NoSpacing"/>
        <w:rPr>
          <w:ins w:id="1000" w:author="Mridul Rajbhar" w:date="2022-10-19T16:08:00Z"/>
          <w:color w:val="1F4E79" w:themeColor="accent1" w:themeShade="80"/>
          <w:sz w:val="30"/>
          <w:szCs w:val="30"/>
          <w:rPrChange w:id="1001" w:author="Mridul Rajbhar" w:date="2022-10-19T16:09:00Z">
            <w:rPr>
              <w:ins w:id="1002" w:author="Mridul Rajbhar" w:date="2022-10-19T16:08:00Z"/>
              <w:sz w:val="30"/>
              <w:szCs w:val="30"/>
            </w:rPr>
          </w:rPrChange>
        </w:rPr>
      </w:pPr>
      <w:proofErr w:type="gramStart"/>
      <w:ins w:id="1003" w:author="Mridul Rajbhar" w:date="2022-10-19T16:08:00Z">
        <w:r w:rsidRPr="00687164">
          <w:rPr>
            <w:color w:val="1F4E79" w:themeColor="accent1" w:themeShade="80"/>
            <w:sz w:val="30"/>
            <w:szCs w:val="30"/>
            <w:rPrChange w:id="1004" w:author="Mridul Rajbhar" w:date="2022-10-19T16:09:00Z">
              <w:rPr>
                <w:sz w:val="30"/>
                <w:szCs w:val="30"/>
              </w:rPr>
            </w:rPrChange>
          </w:rPr>
          <w:t>select</w:t>
        </w:r>
        <w:proofErr w:type="gramEnd"/>
        <w:r w:rsidRPr="00687164">
          <w:rPr>
            <w:color w:val="1F4E79" w:themeColor="accent1" w:themeShade="80"/>
            <w:sz w:val="30"/>
            <w:szCs w:val="30"/>
            <w:rPrChange w:id="1005" w:author="Mridul Rajbhar" w:date="2022-10-19T16:09:00Z">
              <w:rPr>
                <w:sz w:val="30"/>
                <w:szCs w:val="30"/>
              </w:rPr>
            </w:rPrChange>
          </w:rPr>
          <w:t xml:space="preserve"> </w:t>
        </w:r>
        <w:proofErr w:type="spellStart"/>
        <w:r w:rsidRPr="00687164">
          <w:rPr>
            <w:color w:val="1F4E79" w:themeColor="accent1" w:themeShade="80"/>
            <w:sz w:val="30"/>
            <w:szCs w:val="30"/>
            <w:rPrChange w:id="1006" w:author="Mridul Rajbhar" w:date="2022-10-19T16:09:00Z">
              <w:rPr>
                <w:sz w:val="30"/>
                <w:szCs w:val="30"/>
              </w:rPr>
            </w:rPrChange>
          </w:rPr>
          <w:t>companyname</w:t>
        </w:r>
        <w:proofErr w:type="spellEnd"/>
        <w:r w:rsidRPr="00687164">
          <w:rPr>
            <w:color w:val="1F4E79" w:themeColor="accent1" w:themeShade="80"/>
            <w:sz w:val="30"/>
            <w:szCs w:val="30"/>
            <w:rPrChange w:id="1007" w:author="Mridul Rajbhar" w:date="2022-10-19T16:09:00Z">
              <w:rPr>
                <w:sz w:val="30"/>
                <w:szCs w:val="30"/>
              </w:rPr>
            </w:rPrChange>
          </w:rPr>
          <w:t>, country,</w:t>
        </w:r>
      </w:ins>
    </w:p>
    <w:p w:rsidR="00351059" w:rsidRPr="00687164" w:rsidRDefault="00351059" w:rsidP="00351059">
      <w:pPr>
        <w:pStyle w:val="NoSpacing"/>
        <w:rPr>
          <w:ins w:id="1008" w:author="Mridul Rajbhar" w:date="2022-10-19T16:08:00Z"/>
          <w:color w:val="1F4E79" w:themeColor="accent1" w:themeShade="80"/>
          <w:sz w:val="30"/>
          <w:szCs w:val="30"/>
          <w:rPrChange w:id="1009" w:author="Mridul Rajbhar" w:date="2022-10-19T16:09:00Z">
            <w:rPr>
              <w:ins w:id="1010" w:author="Mridul Rajbhar" w:date="2022-10-19T16:08:00Z"/>
              <w:sz w:val="30"/>
              <w:szCs w:val="30"/>
            </w:rPr>
          </w:rPrChange>
        </w:rPr>
      </w:pPr>
      <w:proofErr w:type="gramStart"/>
      <w:ins w:id="1011" w:author="Mridul Rajbhar" w:date="2022-10-19T16:08:00Z">
        <w:r w:rsidRPr="00687164">
          <w:rPr>
            <w:color w:val="1F4E79" w:themeColor="accent1" w:themeShade="80"/>
            <w:sz w:val="30"/>
            <w:szCs w:val="30"/>
            <w:rPrChange w:id="1012" w:author="Mridul Rajbhar" w:date="2022-10-19T16:09:00Z">
              <w:rPr>
                <w:sz w:val="30"/>
                <w:szCs w:val="30"/>
              </w:rPr>
            </w:rPrChange>
          </w:rPr>
          <w:t>case</w:t>
        </w:r>
        <w:proofErr w:type="gramEnd"/>
      </w:ins>
    </w:p>
    <w:p w:rsidR="00351059" w:rsidRPr="00687164" w:rsidRDefault="00351059" w:rsidP="00351059">
      <w:pPr>
        <w:pStyle w:val="NoSpacing"/>
        <w:rPr>
          <w:ins w:id="1013" w:author="Mridul Rajbhar" w:date="2022-10-19T16:08:00Z"/>
          <w:color w:val="1F4E79" w:themeColor="accent1" w:themeShade="80"/>
          <w:sz w:val="30"/>
          <w:szCs w:val="30"/>
          <w:rPrChange w:id="1014" w:author="Mridul Rajbhar" w:date="2022-10-19T16:09:00Z">
            <w:rPr>
              <w:ins w:id="1015" w:author="Mridul Rajbhar" w:date="2022-10-19T16:08:00Z"/>
              <w:sz w:val="30"/>
              <w:szCs w:val="30"/>
            </w:rPr>
          </w:rPrChange>
        </w:rPr>
      </w:pPr>
      <w:ins w:id="1016" w:author="Mridul Rajbhar" w:date="2022-10-19T16:08:00Z">
        <w:r w:rsidRPr="00687164">
          <w:rPr>
            <w:color w:val="1F4E79" w:themeColor="accent1" w:themeShade="80"/>
            <w:sz w:val="30"/>
            <w:szCs w:val="30"/>
            <w:rPrChange w:id="1017" w:author="Mridul Rajbhar" w:date="2022-10-19T16:09:00Z">
              <w:rPr>
                <w:sz w:val="30"/>
                <w:szCs w:val="30"/>
              </w:rPr>
            </w:rPrChange>
          </w:rPr>
          <w:tab/>
        </w:r>
        <w:proofErr w:type="gramStart"/>
        <w:r w:rsidRPr="00687164">
          <w:rPr>
            <w:color w:val="1F4E79" w:themeColor="accent1" w:themeShade="80"/>
            <w:sz w:val="30"/>
            <w:szCs w:val="30"/>
            <w:rPrChange w:id="1018" w:author="Mridul Rajbhar" w:date="2022-10-19T16:09:00Z">
              <w:rPr>
                <w:sz w:val="30"/>
                <w:szCs w:val="30"/>
              </w:rPr>
            </w:rPrChange>
          </w:rPr>
          <w:t>when</w:t>
        </w:r>
        <w:proofErr w:type="gramEnd"/>
        <w:r w:rsidRPr="00687164">
          <w:rPr>
            <w:color w:val="1F4E79" w:themeColor="accent1" w:themeShade="80"/>
            <w:sz w:val="30"/>
            <w:szCs w:val="30"/>
            <w:rPrChange w:id="1019" w:author="Mridul Rajbhar" w:date="2022-10-19T16:09:00Z">
              <w:rPr>
                <w:sz w:val="30"/>
                <w:szCs w:val="30"/>
              </w:rPr>
            </w:rPrChange>
          </w:rPr>
          <w:t xml:space="preserve"> country in ('Austria', 'Germany', 'Poland') THEN 'Europe'</w:t>
        </w:r>
      </w:ins>
    </w:p>
    <w:p w:rsidR="00351059" w:rsidRPr="00687164" w:rsidRDefault="00351059" w:rsidP="00351059">
      <w:pPr>
        <w:pStyle w:val="NoSpacing"/>
        <w:rPr>
          <w:ins w:id="1020" w:author="Mridul Rajbhar" w:date="2022-10-19T16:08:00Z"/>
          <w:color w:val="1F4E79" w:themeColor="accent1" w:themeShade="80"/>
          <w:sz w:val="30"/>
          <w:szCs w:val="30"/>
          <w:rPrChange w:id="1021" w:author="Mridul Rajbhar" w:date="2022-10-19T16:09:00Z">
            <w:rPr>
              <w:ins w:id="1022" w:author="Mridul Rajbhar" w:date="2022-10-19T16:08:00Z"/>
              <w:sz w:val="30"/>
              <w:szCs w:val="30"/>
            </w:rPr>
          </w:rPrChange>
        </w:rPr>
      </w:pPr>
      <w:ins w:id="1023" w:author="Mridul Rajbhar" w:date="2022-10-19T16:08:00Z">
        <w:r w:rsidRPr="00687164">
          <w:rPr>
            <w:color w:val="1F4E79" w:themeColor="accent1" w:themeShade="80"/>
            <w:sz w:val="30"/>
            <w:szCs w:val="30"/>
            <w:rPrChange w:id="1024" w:author="Mridul Rajbhar" w:date="2022-10-19T16:09:00Z">
              <w:rPr>
                <w:sz w:val="30"/>
                <w:szCs w:val="30"/>
              </w:rPr>
            </w:rPrChange>
          </w:rPr>
          <w:tab/>
        </w:r>
        <w:proofErr w:type="gramStart"/>
        <w:r w:rsidRPr="00687164">
          <w:rPr>
            <w:color w:val="1F4E79" w:themeColor="accent1" w:themeShade="80"/>
            <w:sz w:val="30"/>
            <w:szCs w:val="30"/>
            <w:rPrChange w:id="1025" w:author="Mridul Rajbhar" w:date="2022-10-19T16:09:00Z">
              <w:rPr>
                <w:sz w:val="30"/>
                <w:szCs w:val="30"/>
              </w:rPr>
            </w:rPrChange>
          </w:rPr>
          <w:t>when</w:t>
        </w:r>
        <w:proofErr w:type="gramEnd"/>
        <w:r w:rsidRPr="00687164">
          <w:rPr>
            <w:color w:val="1F4E79" w:themeColor="accent1" w:themeShade="80"/>
            <w:sz w:val="30"/>
            <w:szCs w:val="30"/>
            <w:rPrChange w:id="1026" w:author="Mridul Rajbhar" w:date="2022-10-19T16:09:00Z">
              <w:rPr>
                <w:sz w:val="30"/>
                <w:szCs w:val="30"/>
              </w:rPr>
            </w:rPrChange>
          </w:rPr>
          <w:t xml:space="preserve"> country in ('Mexico', 'USA', 'Canada') then 'North America'</w:t>
        </w:r>
      </w:ins>
    </w:p>
    <w:p w:rsidR="00351059" w:rsidRPr="00687164" w:rsidRDefault="00351059" w:rsidP="00351059">
      <w:pPr>
        <w:pStyle w:val="NoSpacing"/>
        <w:rPr>
          <w:ins w:id="1027" w:author="Mridul Rajbhar" w:date="2022-10-19T16:08:00Z"/>
          <w:color w:val="1F4E79" w:themeColor="accent1" w:themeShade="80"/>
          <w:sz w:val="30"/>
          <w:szCs w:val="30"/>
          <w:rPrChange w:id="1028" w:author="Mridul Rajbhar" w:date="2022-10-19T16:09:00Z">
            <w:rPr>
              <w:ins w:id="1029" w:author="Mridul Rajbhar" w:date="2022-10-19T16:08:00Z"/>
              <w:sz w:val="30"/>
              <w:szCs w:val="30"/>
            </w:rPr>
          </w:rPrChange>
        </w:rPr>
      </w:pPr>
      <w:ins w:id="1030" w:author="Mridul Rajbhar" w:date="2022-10-19T16:08:00Z">
        <w:r w:rsidRPr="00687164">
          <w:rPr>
            <w:color w:val="1F4E79" w:themeColor="accent1" w:themeShade="80"/>
            <w:sz w:val="30"/>
            <w:szCs w:val="30"/>
            <w:rPrChange w:id="1031" w:author="Mridul Rajbhar" w:date="2022-10-19T16:09:00Z">
              <w:rPr>
                <w:sz w:val="30"/>
                <w:szCs w:val="30"/>
              </w:rPr>
            </w:rPrChange>
          </w:rPr>
          <w:tab/>
        </w:r>
        <w:proofErr w:type="gramStart"/>
        <w:r w:rsidRPr="00687164">
          <w:rPr>
            <w:color w:val="1F4E79" w:themeColor="accent1" w:themeShade="80"/>
            <w:sz w:val="30"/>
            <w:szCs w:val="30"/>
            <w:rPrChange w:id="1032" w:author="Mridul Rajbhar" w:date="2022-10-19T16:09:00Z">
              <w:rPr>
                <w:sz w:val="30"/>
                <w:szCs w:val="30"/>
              </w:rPr>
            </w:rPrChange>
          </w:rPr>
          <w:t>when</w:t>
        </w:r>
        <w:proofErr w:type="gramEnd"/>
        <w:r w:rsidRPr="00687164">
          <w:rPr>
            <w:color w:val="1F4E79" w:themeColor="accent1" w:themeShade="80"/>
            <w:sz w:val="30"/>
            <w:szCs w:val="30"/>
            <w:rPrChange w:id="1033" w:author="Mridul Rajbhar" w:date="2022-10-19T16:09:00Z">
              <w:rPr>
                <w:sz w:val="30"/>
                <w:szCs w:val="30"/>
              </w:rPr>
            </w:rPrChange>
          </w:rPr>
          <w:t xml:space="preserve"> country in ('Brazil', '</w:t>
        </w:r>
        <w:proofErr w:type="spellStart"/>
        <w:r w:rsidRPr="00687164">
          <w:rPr>
            <w:color w:val="1F4E79" w:themeColor="accent1" w:themeShade="80"/>
            <w:sz w:val="30"/>
            <w:szCs w:val="30"/>
            <w:rPrChange w:id="1034" w:author="Mridul Rajbhar" w:date="2022-10-19T16:09:00Z">
              <w:rPr>
                <w:sz w:val="30"/>
                <w:szCs w:val="30"/>
              </w:rPr>
            </w:rPrChange>
          </w:rPr>
          <w:t>Venezuala</w:t>
        </w:r>
        <w:proofErr w:type="spellEnd"/>
        <w:r w:rsidRPr="00687164">
          <w:rPr>
            <w:color w:val="1F4E79" w:themeColor="accent1" w:themeShade="80"/>
            <w:sz w:val="30"/>
            <w:szCs w:val="30"/>
            <w:rPrChange w:id="1035" w:author="Mridul Rajbhar" w:date="2022-10-19T16:09:00Z">
              <w:rPr>
                <w:sz w:val="30"/>
                <w:szCs w:val="30"/>
              </w:rPr>
            </w:rPrChange>
          </w:rPr>
          <w:t>', 'Argentina') then 'South America'</w:t>
        </w:r>
      </w:ins>
    </w:p>
    <w:p w:rsidR="00351059" w:rsidRPr="00687164" w:rsidRDefault="00351059" w:rsidP="00351059">
      <w:pPr>
        <w:pStyle w:val="NoSpacing"/>
        <w:rPr>
          <w:ins w:id="1036" w:author="Mridul Rajbhar" w:date="2022-10-19T16:08:00Z"/>
          <w:color w:val="1F4E79" w:themeColor="accent1" w:themeShade="80"/>
          <w:sz w:val="30"/>
          <w:szCs w:val="30"/>
          <w:rPrChange w:id="1037" w:author="Mridul Rajbhar" w:date="2022-10-19T16:09:00Z">
            <w:rPr>
              <w:ins w:id="1038" w:author="Mridul Rajbhar" w:date="2022-10-19T16:08:00Z"/>
              <w:sz w:val="30"/>
              <w:szCs w:val="30"/>
            </w:rPr>
          </w:rPrChange>
        </w:rPr>
      </w:pPr>
      <w:ins w:id="1039" w:author="Mridul Rajbhar" w:date="2022-10-19T16:08:00Z">
        <w:r w:rsidRPr="00687164">
          <w:rPr>
            <w:color w:val="1F4E79" w:themeColor="accent1" w:themeShade="80"/>
            <w:sz w:val="30"/>
            <w:szCs w:val="30"/>
            <w:rPrChange w:id="1040" w:author="Mridul Rajbhar" w:date="2022-10-19T16:09:00Z">
              <w:rPr>
                <w:sz w:val="30"/>
                <w:szCs w:val="30"/>
              </w:rPr>
            </w:rPrChange>
          </w:rPr>
          <w:tab/>
        </w:r>
        <w:proofErr w:type="gramStart"/>
        <w:r w:rsidRPr="00687164">
          <w:rPr>
            <w:color w:val="1F4E79" w:themeColor="accent1" w:themeShade="80"/>
            <w:sz w:val="30"/>
            <w:szCs w:val="30"/>
            <w:rPrChange w:id="1041" w:author="Mridul Rajbhar" w:date="2022-10-19T16:09:00Z">
              <w:rPr>
                <w:sz w:val="30"/>
                <w:szCs w:val="30"/>
              </w:rPr>
            </w:rPrChange>
          </w:rPr>
          <w:t>else</w:t>
        </w:r>
        <w:proofErr w:type="gramEnd"/>
        <w:r w:rsidRPr="00687164">
          <w:rPr>
            <w:color w:val="1F4E79" w:themeColor="accent1" w:themeShade="80"/>
            <w:sz w:val="30"/>
            <w:szCs w:val="30"/>
            <w:rPrChange w:id="1042" w:author="Mridul Rajbhar" w:date="2022-10-19T16:09:00Z">
              <w:rPr>
                <w:sz w:val="30"/>
                <w:szCs w:val="30"/>
              </w:rPr>
            </w:rPrChange>
          </w:rPr>
          <w:t xml:space="preserve"> 'unknown'</w:t>
        </w:r>
      </w:ins>
    </w:p>
    <w:p w:rsidR="00351059" w:rsidRPr="00687164" w:rsidRDefault="00351059" w:rsidP="00351059">
      <w:pPr>
        <w:pStyle w:val="NoSpacing"/>
        <w:rPr>
          <w:ins w:id="1043" w:author="Mridul Rajbhar" w:date="2022-10-19T16:08:00Z"/>
          <w:color w:val="1F4E79" w:themeColor="accent1" w:themeShade="80"/>
          <w:sz w:val="30"/>
          <w:szCs w:val="30"/>
          <w:rPrChange w:id="1044" w:author="Mridul Rajbhar" w:date="2022-10-19T16:09:00Z">
            <w:rPr>
              <w:ins w:id="1045" w:author="Mridul Rajbhar" w:date="2022-10-19T16:08:00Z"/>
              <w:sz w:val="30"/>
              <w:szCs w:val="30"/>
            </w:rPr>
          </w:rPrChange>
        </w:rPr>
      </w:pPr>
      <w:proofErr w:type="gramStart"/>
      <w:ins w:id="1046" w:author="Mridul Rajbhar" w:date="2022-10-19T16:08:00Z">
        <w:r w:rsidRPr="00687164">
          <w:rPr>
            <w:color w:val="1F4E79" w:themeColor="accent1" w:themeShade="80"/>
            <w:sz w:val="30"/>
            <w:szCs w:val="30"/>
            <w:rPrChange w:id="1047" w:author="Mridul Rajbhar" w:date="2022-10-19T16:09:00Z">
              <w:rPr>
                <w:sz w:val="30"/>
                <w:szCs w:val="30"/>
              </w:rPr>
            </w:rPrChange>
          </w:rPr>
          <w:t>end</w:t>
        </w:r>
        <w:proofErr w:type="gramEnd"/>
        <w:r w:rsidRPr="00687164">
          <w:rPr>
            <w:color w:val="1F4E79" w:themeColor="accent1" w:themeShade="80"/>
            <w:sz w:val="30"/>
            <w:szCs w:val="30"/>
            <w:rPrChange w:id="1048" w:author="Mridul Rajbhar" w:date="2022-10-19T16:09:00Z">
              <w:rPr>
                <w:sz w:val="30"/>
                <w:szCs w:val="30"/>
              </w:rPr>
            </w:rPrChange>
          </w:rPr>
          <w:t xml:space="preserve"> as continent</w:t>
        </w:r>
      </w:ins>
    </w:p>
    <w:p w:rsidR="00D342C1" w:rsidRDefault="00351059">
      <w:pPr>
        <w:pStyle w:val="NoSpacing"/>
        <w:rPr>
          <w:ins w:id="1049" w:author="Mridul Rajbhar" w:date="2022-10-19T17:51:00Z"/>
          <w:color w:val="1F4E79" w:themeColor="accent1" w:themeShade="80"/>
          <w:sz w:val="30"/>
          <w:szCs w:val="30"/>
        </w:rPr>
        <w:pPrChange w:id="1050" w:author="Mridul Rajbhar" w:date="2022-10-19T15:59:00Z">
          <w:pPr>
            <w:pStyle w:val="NoSpacing"/>
            <w:ind w:left="360"/>
            <w:jc w:val="center"/>
          </w:pPr>
        </w:pPrChange>
      </w:pPr>
      <w:proofErr w:type="gramStart"/>
      <w:ins w:id="1051" w:author="Mridul Rajbhar" w:date="2022-10-19T16:08:00Z">
        <w:r w:rsidRPr="00687164">
          <w:rPr>
            <w:color w:val="1F4E79" w:themeColor="accent1" w:themeShade="80"/>
            <w:sz w:val="30"/>
            <w:szCs w:val="30"/>
            <w:rPrChange w:id="1052" w:author="Mridul Rajbhar" w:date="2022-10-19T16:09:00Z">
              <w:rPr>
                <w:sz w:val="30"/>
                <w:szCs w:val="30"/>
              </w:rPr>
            </w:rPrChange>
          </w:rPr>
          <w:t>from</w:t>
        </w:r>
        <w:proofErr w:type="gramEnd"/>
        <w:r w:rsidRPr="00687164">
          <w:rPr>
            <w:color w:val="1F4E79" w:themeColor="accent1" w:themeShade="80"/>
            <w:sz w:val="30"/>
            <w:szCs w:val="30"/>
            <w:rPrChange w:id="1053" w:author="Mridul Rajbhar" w:date="2022-10-19T16:09:00Z">
              <w:rPr>
                <w:sz w:val="30"/>
                <w:szCs w:val="30"/>
              </w:rPr>
            </w:rPrChange>
          </w:rPr>
          <w:t xml:space="preserve"> customers;</w:t>
        </w:r>
      </w:ins>
    </w:p>
    <w:p w:rsidR="00453E5F" w:rsidRDefault="00453E5F">
      <w:pPr>
        <w:pStyle w:val="NoSpacing"/>
        <w:rPr>
          <w:ins w:id="1054" w:author="Mridul Rajbhar" w:date="2022-10-19T17:51:00Z"/>
          <w:color w:val="1F4E79" w:themeColor="accent1" w:themeShade="80"/>
          <w:sz w:val="30"/>
          <w:szCs w:val="30"/>
        </w:rPr>
        <w:pPrChange w:id="1055" w:author="Mridul Rajbhar" w:date="2022-10-19T15:59:00Z">
          <w:pPr>
            <w:pStyle w:val="NoSpacing"/>
            <w:ind w:left="360"/>
            <w:jc w:val="center"/>
          </w:pPr>
        </w:pPrChange>
      </w:pPr>
    </w:p>
    <w:p w:rsidR="00453E5F" w:rsidRDefault="00453E5F">
      <w:pPr>
        <w:pStyle w:val="NoSpacing"/>
        <w:rPr>
          <w:ins w:id="1056" w:author="Mridul Rajbhar" w:date="2022-10-19T17:51:00Z"/>
          <w:color w:val="1F4E79" w:themeColor="accent1" w:themeShade="80"/>
          <w:sz w:val="30"/>
          <w:szCs w:val="30"/>
        </w:rPr>
        <w:pPrChange w:id="1057" w:author="Mridul Rajbhar" w:date="2022-10-19T15:59:00Z">
          <w:pPr>
            <w:pStyle w:val="NoSpacing"/>
            <w:ind w:left="360"/>
            <w:jc w:val="center"/>
          </w:pPr>
        </w:pPrChange>
      </w:pPr>
    </w:p>
    <w:p w:rsidR="00453E5F" w:rsidRDefault="00453E5F">
      <w:pPr>
        <w:pStyle w:val="NoSpacing"/>
        <w:rPr>
          <w:ins w:id="1058" w:author="Mridul Rajbhar" w:date="2022-10-19T17:51:00Z"/>
          <w:b/>
          <w:sz w:val="40"/>
          <w:szCs w:val="30"/>
        </w:rPr>
        <w:pPrChange w:id="1059" w:author="Mridul Rajbhar" w:date="2022-10-19T15:59:00Z">
          <w:pPr>
            <w:pStyle w:val="NoSpacing"/>
            <w:ind w:left="360"/>
            <w:jc w:val="center"/>
          </w:pPr>
        </w:pPrChange>
      </w:pPr>
      <w:ins w:id="1060" w:author="Mridul Rajbhar" w:date="2022-10-19T17:51:00Z">
        <w:r w:rsidRPr="00453E5F">
          <w:rPr>
            <w:b/>
            <w:sz w:val="40"/>
            <w:szCs w:val="30"/>
            <w:rPrChange w:id="1061" w:author="Mridul Rajbhar" w:date="2022-10-19T17:51:00Z">
              <w:rPr>
                <w:b/>
                <w:color w:val="1F4E79" w:themeColor="accent1" w:themeShade="80"/>
                <w:sz w:val="40"/>
                <w:szCs w:val="30"/>
              </w:rPr>
            </w:rPrChange>
          </w:rPr>
          <w:t>COALESCE</w:t>
        </w:r>
      </w:ins>
    </w:p>
    <w:p w:rsidR="00453E5F" w:rsidRDefault="0010168B">
      <w:pPr>
        <w:pStyle w:val="NoSpacing"/>
        <w:rPr>
          <w:ins w:id="1062" w:author="Mridul Rajbhar" w:date="2022-10-19T18:13:00Z"/>
          <w:sz w:val="30"/>
          <w:szCs w:val="30"/>
        </w:rPr>
        <w:pPrChange w:id="1063" w:author="Mridul Rajbhar" w:date="2022-10-19T15:59:00Z">
          <w:pPr>
            <w:pStyle w:val="NoSpacing"/>
            <w:ind w:left="360"/>
            <w:jc w:val="center"/>
          </w:pPr>
        </w:pPrChange>
      </w:pPr>
      <w:ins w:id="1064" w:author="Mridul Rajbhar" w:date="2022-10-19T18:12:00Z">
        <w:r>
          <w:rPr>
            <w:sz w:val="30"/>
            <w:szCs w:val="30"/>
          </w:rPr>
          <w:t>It can have nu</w:t>
        </w:r>
      </w:ins>
      <w:ins w:id="1065" w:author="Mridul Rajbhar" w:date="2022-10-19T18:13:00Z">
        <w:r>
          <w:rPr>
            <w:sz w:val="30"/>
            <w:szCs w:val="30"/>
          </w:rPr>
          <w:t>mber of the arguments but it returns the first non-null value.</w:t>
        </w:r>
      </w:ins>
    </w:p>
    <w:p w:rsidR="00934DAC" w:rsidRDefault="00934DAC">
      <w:pPr>
        <w:pStyle w:val="NoSpacing"/>
        <w:rPr>
          <w:ins w:id="1066" w:author="Mridul Rajbhar" w:date="2022-10-19T18:13:00Z"/>
          <w:sz w:val="30"/>
          <w:szCs w:val="30"/>
        </w:rPr>
        <w:pPrChange w:id="1067" w:author="Mridul Rajbhar" w:date="2022-10-19T15:59:00Z">
          <w:pPr>
            <w:pStyle w:val="NoSpacing"/>
            <w:ind w:left="360"/>
            <w:jc w:val="center"/>
          </w:pPr>
        </w:pPrChange>
      </w:pPr>
      <w:ins w:id="1068" w:author="Mridul Rajbhar" w:date="2022-10-19T18:13:00Z">
        <w:r>
          <w:rPr>
            <w:sz w:val="30"/>
            <w:szCs w:val="30"/>
          </w:rPr>
          <w:t>It is often used to replace the null value with some other value.</w:t>
        </w:r>
      </w:ins>
    </w:p>
    <w:p w:rsidR="005D3955" w:rsidRDefault="005D3955">
      <w:pPr>
        <w:pStyle w:val="NoSpacing"/>
        <w:rPr>
          <w:ins w:id="1069" w:author="Mridul Rajbhar" w:date="2022-10-19T18:14:00Z"/>
          <w:sz w:val="30"/>
          <w:szCs w:val="30"/>
        </w:rPr>
        <w:pPrChange w:id="1070" w:author="Mridul Rajbhar" w:date="2022-10-19T15:59:00Z">
          <w:pPr>
            <w:pStyle w:val="NoSpacing"/>
            <w:ind w:left="360"/>
            <w:jc w:val="center"/>
          </w:pPr>
        </w:pPrChange>
      </w:pPr>
    </w:p>
    <w:p w:rsidR="005D3955" w:rsidRDefault="005D3955">
      <w:pPr>
        <w:pStyle w:val="NoSpacing"/>
        <w:rPr>
          <w:ins w:id="1071" w:author="Mridul Rajbhar" w:date="2022-10-19T18:13:00Z"/>
          <w:sz w:val="30"/>
          <w:szCs w:val="30"/>
        </w:rPr>
        <w:pPrChange w:id="1072" w:author="Mridul Rajbhar" w:date="2022-10-19T15:59:00Z">
          <w:pPr>
            <w:pStyle w:val="NoSpacing"/>
            <w:ind w:left="360"/>
            <w:jc w:val="center"/>
          </w:pPr>
        </w:pPrChange>
      </w:pPr>
      <w:proofErr w:type="gramStart"/>
      <w:ins w:id="1073" w:author="Mridul Rajbhar" w:date="2022-10-19T18:14:00Z">
        <w:r>
          <w:rPr>
            <w:sz w:val="30"/>
            <w:szCs w:val="30"/>
          </w:rPr>
          <w:t>Coalesce(</w:t>
        </w:r>
        <w:proofErr w:type="gramEnd"/>
        <w:r>
          <w:rPr>
            <w:sz w:val="30"/>
            <w:szCs w:val="30"/>
          </w:rPr>
          <w:t>feild1, feild2, …)</w:t>
        </w:r>
      </w:ins>
    </w:p>
    <w:p w:rsidR="005D3955" w:rsidRDefault="005D3955">
      <w:pPr>
        <w:pStyle w:val="NoSpacing"/>
        <w:rPr>
          <w:ins w:id="1074" w:author="Mridul Rajbhar" w:date="2022-10-19T18:14:00Z"/>
          <w:sz w:val="30"/>
          <w:szCs w:val="30"/>
        </w:rPr>
        <w:pPrChange w:id="1075" w:author="Mridul Rajbhar" w:date="2022-10-19T15:59:00Z">
          <w:pPr>
            <w:pStyle w:val="NoSpacing"/>
            <w:ind w:left="360"/>
            <w:jc w:val="center"/>
          </w:pPr>
        </w:pPrChange>
      </w:pPr>
      <w:proofErr w:type="spellStart"/>
      <w:ins w:id="1076" w:author="Mridul Rajbhar" w:date="2022-10-19T18:13:00Z">
        <w:r>
          <w:rPr>
            <w:sz w:val="30"/>
            <w:szCs w:val="30"/>
          </w:rPr>
          <w:t>e.</w:t>
        </w:r>
      </w:ins>
      <w:ins w:id="1077" w:author="Mridul Rajbhar" w:date="2022-10-19T18:14:00Z">
        <w:r>
          <w:rPr>
            <w:sz w:val="30"/>
            <w:szCs w:val="30"/>
          </w:rPr>
          <w:t>g</w:t>
        </w:r>
        <w:proofErr w:type="spellEnd"/>
      </w:ins>
    </w:p>
    <w:p w:rsidR="004A4E63" w:rsidRPr="004A4E63" w:rsidRDefault="005D3955" w:rsidP="004A4E63">
      <w:pPr>
        <w:pStyle w:val="NoSpacing"/>
        <w:rPr>
          <w:ins w:id="1078" w:author="Mridul Rajbhar" w:date="2022-10-19T18:15:00Z"/>
          <w:sz w:val="30"/>
          <w:szCs w:val="30"/>
        </w:rPr>
      </w:pPr>
      <w:ins w:id="1079" w:author="Mridul Rajbhar" w:date="2022-10-19T18:14:00Z">
        <w:r>
          <w:rPr>
            <w:sz w:val="30"/>
            <w:szCs w:val="30"/>
          </w:rPr>
          <w:tab/>
        </w:r>
      </w:ins>
      <w:proofErr w:type="gramStart"/>
      <w:ins w:id="1080" w:author="Mridul Rajbhar" w:date="2022-10-19T18:15:00Z">
        <w:r w:rsidR="004A4E63" w:rsidRPr="004A4E63">
          <w:rPr>
            <w:sz w:val="30"/>
            <w:szCs w:val="30"/>
          </w:rPr>
          <w:t>select</w:t>
        </w:r>
        <w:proofErr w:type="gramEnd"/>
        <w:r w:rsidR="004A4E63" w:rsidRPr="004A4E63">
          <w:rPr>
            <w:sz w:val="30"/>
            <w:szCs w:val="30"/>
          </w:rPr>
          <w:t xml:space="preserve"> </w:t>
        </w:r>
        <w:proofErr w:type="spellStart"/>
        <w:r w:rsidR="004A4E63" w:rsidRPr="004A4E63">
          <w:rPr>
            <w:sz w:val="30"/>
            <w:szCs w:val="30"/>
          </w:rPr>
          <w:t>companyname</w:t>
        </w:r>
        <w:proofErr w:type="spellEnd"/>
        <w:r w:rsidR="004A4E63" w:rsidRPr="004A4E63">
          <w:rPr>
            <w:sz w:val="30"/>
            <w:szCs w:val="30"/>
          </w:rPr>
          <w:t>, COALESCE(homepage, 'call to find')</w:t>
        </w:r>
      </w:ins>
    </w:p>
    <w:p w:rsidR="005D3955" w:rsidRDefault="004A4E63">
      <w:pPr>
        <w:pStyle w:val="NoSpacing"/>
        <w:rPr>
          <w:ins w:id="1081" w:author="Mridul Rajbhar" w:date="2022-10-19T18:28:00Z"/>
          <w:sz w:val="30"/>
          <w:szCs w:val="30"/>
        </w:rPr>
        <w:pPrChange w:id="1082" w:author="Mridul Rajbhar" w:date="2022-10-19T15:59:00Z">
          <w:pPr>
            <w:pStyle w:val="NoSpacing"/>
            <w:ind w:left="360"/>
            <w:jc w:val="center"/>
          </w:pPr>
        </w:pPrChange>
      </w:pPr>
      <w:proofErr w:type="gramStart"/>
      <w:ins w:id="1083" w:author="Mridul Rajbhar" w:date="2022-10-19T18:15:00Z">
        <w:r w:rsidRPr="004A4E63">
          <w:rPr>
            <w:sz w:val="30"/>
            <w:szCs w:val="30"/>
          </w:rPr>
          <w:t>from</w:t>
        </w:r>
        <w:proofErr w:type="gramEnd"/>
        <w:r w:rsidRPr="004A4E63">
          <w:rPr>
            <w:sz w:val="30"/>
            <w:szCs w:val="30"/>
          </w:rPr>
          <w:t xml:space="preserve"> suppliers;</w:t>
        </w:r>
      </w:ins>
    </w:p>
    <w:p w:rsidR="00B5667F" w:rsidRDefault="00B5667F">
      <w:pPr>
        <w:pStyle w:val="NoSpacing"/>
        <w:rPr>
          <w:ins w:id="1084" w:author="Mridul Rajbhar" w:date="2022-10-19T18:28:00Z"/>
          <w:sz w:val="30"/>
          <w:szCs w:val="30"/>
        </w:rPr>
        <w:pPrChange w:id="1085" w:author="Mridul Rajbhar" w:date="2022-10-19T15:59:00Z">
          <w:pPr>
            <w:pStyle w:val="NoSpacing"/>
            <w:ind w:left="360"/>
            <w:jc w:val="center"/>
          </w:pPr>
        </w:pPrChange>
      </w:pPr>
    </w:p>
    <w:p w:rsidR="00B5667F" w:rsidRDefault="00B5667F">
      <w:pPr>
        <w:pStyle w:val="NoSpacing"/>
        <w:rPr>
          <w:ins w:id="1086" w:author="Mridul Rajbhar" w:date="2022-10-19T18:28:00Z"/>
          <w:b/>
          <w:sz w:val="40"/>
          <w:szCs w:val="30"/>
        </w:rPr>
        <w:pPrChange w:id="1087" w:author="Mridul Rajbhar" w:date="2022-10-19T15:59:00Z">
          <w:pPr>
            <w:pStyle w:val="NoSpacing"/>
            <w:ind w:left="360"/>
            <w:jc w:val="center"/>
          </w:pPr>
        </w:pPrChange>
      </w:pPr>
      <w:ins w:id="1088" w:author="Mridul Rajbhar" w:date="2022-10-19T18:28:00Z">
        <w:r>
          <w:rPr>
            <w:b/>
            <w:sz w:val="40"/>
            <w:szCs w:val="30"/>
          </w:rPr>
          <w:t>NULLIF</w:t>
        </w:r>
      </w:ins>
    </w:p>
    <w:p w:rsidR="00B5667F" w:rsidRDefault="00B5667F">
      <w:pPr>
        <w:pStyle w:val="NoSpacing"/>
        <w:rPr>
          <w:ins w:id="1089" w:author="Mridul Rajbhar" w:date="2022-10-19T18:29:00Z"/>
          <w:sz w:val="30"/>
          <w:szCs w:val="30"/>
        </w:rPr>
        <w:pPrChange w:id="1090" w:author="Mridul Rajbhar" w:date="2022-10-19T15:59:00Z">
          <w:pPr>
            <w:pStyle w:val="NoSpacing"/>
            <w:ind w:left="360"/>
            <w:jc w:val="center"/>
          </w:pPr>
        </w:pPrChange>
      </w:pPr>
      <w:ins w:id="1091" w:author="Mridul Rajbhar" w:date="2022-10-19T18:28:00Z">
        <w:r>
          <w:rPr>
            <w:sz w:val="30"/>
            <w:szCs w:val="30"/>
          </w:rPr>
          <w:t>NULLIF re</w:t>
        </w:r>
      </w:ins>
      <w:ins w:id="1092" w:author="Mridul Rajbhar" w:date="2022-10-19T18:29:00Z">
        <w:r>
          <w:rPr>
            <w:sz w:val="30"/>
            <w:szCs w:val="30"/>
          </w:rPr>
          <w:t>turns null if two arguments are same or else it returns argument1.</w:t>
        </w:r>
      </w:ins>
    </w:p>
    <w:p w:rsidR="005C6DAC" w:rsidRDefault="005C6DAC">
      <w:pPr>
        <w:pStyle w:val="NoSpacing"/>
        <w:rPr>
          <w:ins w:id="1093" w:author="Mridul Rajbhar" w:date="2022-10-19T18:47:00Z"/>
          <w:sz w:val="30"/>
          <w:szCs w:val="30"/>
        </w:rPr>
        <w:pPrChange w:id="1094" w:author="Mridul Rajbhar" w:date="2022-10-19T15:59:00Z">
          <w:pPr>
            <w:pStyle w:val="NoSpacing"/>
            <w:ind w:left="360"/>
            <w:jc w:val="center"/>
          </w:pPr>
        </w:pPrChange>
      </w:pPr>
      <w:ins w:id="1095" w:author="Mridul Rajbhar" w:date="2022-10-19T18:29:00Z">
        <w:r>
          <w:rPr>
            <w:sz w:val="30"/>
            <w:szCs w:val="30"/>
          </w:rPr>
          <w:t xml:space="preserve">Syntax: </w:t>
        </w:r>
        <w:proofErr w:type="spellStart"/>
        <w:proofErr w:type="gramStart"/>
        <w:r>
          <w:rPr>
            <w:sz w:val="30"/>
            <w:szCs w:val="30"/>
          </w:rPr>
          <w:t>nullif</w:t>
        </w:r>
        <w:proofErr w:type="spellEnd"/>
        <w:r>
          <w:rPr>
            <w:sz w:val="30"/>
            <w:szCs w:val="30"/>
          </w:rPr>
          <w:t>(</w:t>
        </w:r>
        <w:proofErr w:type="gramEnd"/>
        <w:r>
          <w:rPr>
            <w:sz w:val="30"/>
            <w:szCs w:val="30"/>
          </w:rPr>
          <w:t>argument1, argument2)</w:t>
        </w:r>
      </w:ins>
    </w:p>
    <w:p w:rsidR="00010002" w:rsidRDefault="00010002">
      <w:pPr>
        <w:pStyle w:val="NoSpacing"/>
        <w:rPr>
          <w:ins w:id="1096" w:author="Mridul Rajbhar" w:date="2022-10-19T18:47:00Z"/>
          <w:sz w:val="30"/>
          <w:szCs w:val="30"/>
        </w:rPr>
        <w:pPrChange w:id="1097" w:author="Mridul Rajbhar" w:date="2022-10-19T15:59:00Z">
          <w:pPr>
            <w:pStyle w:val="NoSpacing"/>
            <w:ind w:left="360"/>
            <w:jc w:val="center"/>
          </w:pPr>
        </w:pPrChange>
      </w:pPr>
    </w:p>
    <w:p w:rsidR="00010002" w:rsidRPr="00010002" w:rsidRDefault="00010002" w:rsidP="00010002">
      <w:pPr>
        <w:pStyle w:val="NoSpacing"/>
        <w:rPr>
          <w:ins w:id="1098" w:author="Mridul Rajbhar" w:date="2022-10-19T18:47:00Z"/>
          <w:sz w:val="30"/>
          <w:szCs w:val="30"/>
        </w:rPr>
      </w:pPr>
      <w:proofErr w:type="gramStart"/>
      <w:ins w:id="1099" w:author="Mridul Rajbhar" w:date="2022-10-19T18:47:00Z">
        <w:r w:rsidRPr="00010002">
          <w:rPr>
            <w:sz w:val="30"/>
            <w:szCs w:val="30"/>
          </w:rPr>
          <w:t>select</w:t>
        </w:r>
        <w:proofErr w:type="gramEnd"/>
        <w:r w:rsidRPr="00010002">
          <w:rPr>
            <w:sz w:val="30"/>
            <w:szCs w:val="30"/>
          </w:rPr>
          <w:t xml:space="preserve"> </w:t>
        </w:r>
        <w:proofErr w:type="spellStart"/>
        <w:r w:rsidRPr="00010002">
          <w:rPr>
            <w:sz w:val="30"/>
            <w:szCs w:val="30"/>
          </w:rPr>
          <w:t>companyname</w:t>
        </w:r>
        <w:proofErr w:type="spellEnd"/>
        <w:r w:rsidRPr="00010002">
          <w:rPr>
            <w:sz w:val="30"/>
            <w:szCs w:val="30"/>
          </w:rPr>
          <w:t>, phone,</w:t>
        </w:r>
      </w:ins>
    </w:p>
    <w:p w:rsidR="00010002" w:rsidRPr="00010002" w:rsidRDefault="00010002" w:rsidP="00010002">
      <w:pPr>
        <w:pStyle w:val="NoSpacing"/>
        <w:rPr>
          <w:ins w:id="1100" w:author="Mridul Rajbhar" w:date="2022-10-19T18:47:00Z"/>
          <w:sz w:val="30"/>
          <w:szCs w:val="30"/>
        </w:rPr>
      </w:pPr>
      <w:proofErr w:type="gramStart"/>
      <w:ins w:id="1101" w:author="Mridul Rajbhar" w:date="2022-10-19T18:47:00Z">
        <w:r w:rsidRPr="00010002">
          <w:rPr>
            <w:sz w:val="30"/>
            <w:szCs w:val="30"/>
          </w:rPr>
          <w:t>coalesce(</w:t>
        </w:r>
        <w:proofErr w:type="spellStart"/>
        <w:proofErr w:type="gramEnd"/>
        <w:r w:rsidRPr="00010002">
          <w:rPr>
            <w:sz w:val="30"/>
            <w:szCs w:val="30"/>
          </w:rPr>
          <w:t>nullif</w:t>
        </w:r>
        <w:proofErr w:type="spellEnd"/>
        <w:r w:rsidRPr="00010002">
          <w:rPr>
            <w:sz w:val="30"/>
            <w:szCs w:val="30"/>
          </w:rPr>
          <w:t>(homepage, ''), 'need to call')</w:t>
        </w:r>
      </w:ins>
    </w:p>
    <w:p w:rsidR="00010002" w:rsidRDefault="00010002">
      <w:pPr>
        <w:pStyle w:val="NoSpacing"/>
        <w:rPr>
          <w:ins w:id="1102" w:author="Mridul Rajbhar" w:date="2022-10-19T18:53:00Z"/>
          <w:sz w:val="30"/>
          <w:szCs w:val="30"/>
        </w:rPr>
        <w:pPrChange w:id="1103" w:author="Mridul Rajbhar" w:date="2022-10-19T15:59:00Z">
          <w:pPr>
            <w:pStyle w:val="NoSpacing"/>
            <w:ind w:left="360"/>
            <w:jc w:val="center"/>
          </w:pPr>
        </w:pPrChange>
      </w:pPr>
      <w:proofErr w:type="gramStart"/>
      <w:ins w:id="1104" w:author="Mridul Rajbhar" w:date="2022-10-19T18:47:00Z">
        <w:r w:rsidRPr="00010002">
          <w:rPr>
            <w:sz w:val="30"/>
            <w:szCs w:val="30"/>
          </w:rPr>
          <w:lastRenderedPageBreak/>
          <w:t>from</w:t>
        </w:r>
        <w:proofErr w:type="gramEnd"/>
        <w:r w:rsidRPr="00010002">
          <w:rPr>
            <w:sz w:val="30"/>
            <w:szCs w:val="30"/>
          </w:rPr>
          <w:t xml:space="preserve"> suppliers;</w:t>
        </w:r>
      </w:ins>
    </w:p>
    <w:p w:rsidR="004E5829" w:rsidRDefault="004E5829">
      <w:pPr>
        <w:pStyle w:val="NoSpacing"/>
        <w:rPr>
          <w:ins w:id="1105" w:author="Mridul Rajbhar" w:date="2022-10-19T18:53:00Z"/>
          <w:sz w:val="30"/>
          <w:szCs w:val="30"/>
        </w:rPr>
        <w:pPrChange w:id="1106" w:author="Mridul Rajbhar" w:date="2022-10-19T15:59:00Z">
          <w:pPr>
            <w:pStyle w:val="NoSpacing"/>
            <w:ind w:left="360"/>
            <w:jc w:val="center"/>
          </w:pPr>
        </w:pPrChange>
      </w:pPr>
    </w:p>
    <w:p w:rsidR="004E5829" w:rsidRDefault="004E5829">
      <w:pPr>
        <w:pStyle w:val="NoSpacing"/>
        <w:rPr>
          <w:ins w:id="1107" w:author="Mridul Rajbhar" w:date="2022-10-19T18:53:00Z"/>
          <w:sz w:val="30"/>
          <w:szCs w:val="30"/>
        </w:rPr>
        <w:pPrChange w:id="1108" w:author="Mridul Rajbhar" w:date="2022-10-19T15:59:00Z">
          <w:pPr>
            <w:pStyle w:val="NoSpacing"/>
            <w:ind w:left="360"/>
            <w:jc w:val="center"/>
          </w:pPr>
        </w:pPrChange>
      </w:pPr>
      <w:proofErr w:type="spellStart"/>
      <w:ins w:id="1109" w:author="Mridul Rajbhar" w:date="2022-10-19T18:53:00Z">
        <w:r>
          <w:rPr>
            <w:sz w:val="30"/>
            <w:szCs w:val="30"/>
          </w:rPr>
          <w:t>e.g</w:t>
        </w:r>
        <w:proofErr w:type="spellEnd"/>
        <w:r>
          <w:rPr>
            <w:sz w:val="30"/>
            <w:szCs w:val="30"/>
          </w:rPr>
          <w:t xml:space="preserve"> 2</w:t>
        </w:r>
      </w:ins>
    </w:p>
    <w:p w:rsidR="000535F3" w:rsidRDefault="000535F3">
      <w:pPr>
        <w:pStyle w:val="NoSpacing"/>
        <w:rPr>
          <w:ins w:id="1110" w:author="Mridul Rajbhar" w:date="2022-10-19T18:54:00Z"/>
          <w:sz w:val="30"/>
          <w:szCs w:val="30"/>
        </w:rPr>
        <w:pPrChange w:id="1111" w:author="Mridul Rajbhar" w:date="2022-10-19T15:59:00Z">
          <w:pPr>
            <w:pStyle w:val="NoSpacing"/>
            <w:ind w:left="360"/>
            <w:jc w:val="center"/>
          </w:pPr>
        </w:pPrChange>
      </w:pPr>
    </w:p>
    <w:p w:rsidR="000535F3" w:rsidRDefault="000535F3">
      <w:pPr>
        <w:pStyle w:val="NoSpacing"/>
        <w:rPr>
          <w:ins w:id="1112" w:author="Mridul Rajbhar" w:date="2022-10-19T18:53:00Z"/>
          <w:sz w:val="30"/>
          <w:szCs w:val="30"/>
        </w:rPr>
        <w:pPrChange w:id="1113" w:author="Mridul Rajbhar" w:date="2022-10-19T15:59:00Z">
          <w:pPr>
            <w:pStyle w:val="NoSpacing"/>
            <w:ind w:left="360"/>
            <w:jc w:val="center"/>
          </w:pPr>
        </w:pPrChange>
      </w:pPr>
      <w:proofErr w:type="gramStart"/>
      <w:ins w:id="1114" w:author="Mridul Rajbhar" w:date="2022-10-19T18:54:00Z">
        <w:r>
          <w:rPr>
            <w:sz w:val="30"/>
            <w:szCs w:val="30"/>
          </w:rPr>
          <w:t>return</w:t>
        </w:r>
        <w:proofErr w:type="gramEnd"/>
        <w:r>
          <w:rPr>
            <w:sz w:val="30"/>
            <w:szCs w:val="30"/>
          </w:rPr>
          <w:t xml:space="preserve"> fax number and if not available then phone numbers.</w:t>
        </w:r>
      </w:ins>
    </w:p>
    <w:p w:rsidR="004E5829" w:rsidRDefault="004E5829">
      <w:pPr>
        <w:pStyle w:val="NoSpacing"/>
        <w:rPr>
          <w:ins w:id="1115" w:author="Mridul Rajbhar" w:date="2022-10-20T11:17:00Z"/>
          <w:sz w:val="30"/>
          <w:szCs w:val="30"/>
        </w:rPr>
        <w:pPrChange w:id="1116" w:author="Mridul Rajbhar" w:date="2022-10-19T15:59:00Z">
          <w:pPr>
            <w:pStyle w:val="NoSpacing"/>
            <w:ind w:left="360"/>
            <w:jc w:val="center"/>
          </w:pPr>
        </w:pPrChange>
      </w:pPr>
      <w:proofErr w:type="gramStart"/>
      <w:ins w:id="1117" w:author="Mridul Rajbhar" w:date="2022-10-19T18:53:00Z">
        <w:r w:rsidRPr="004E5829">
          <w:rPr>
            <w:sz w:val="30"/>
            <w:szCs w:val="30"/>
          </w:rPr>
          <w:t>select</w:t>
        </w:r>
        <w:proofErr w:type="gramEnd"/>
        <w:r w:rsidRPr="004E5829">
          <w:rPr>
            <w:sz w:val="30"/>
            <w:szCs w:val="30"/>
          </w:rPr>
          <w:t xml:space="preserve"> coalesce(</w:t>
        </w:r>
        <w:proofErr w:type="spellStart"/>
        <w:r w:rsidRPr="004E5829">
          <w:rPr>
            <w:sz w:val="30"/>
            <w:szCs w:val="30"/>
          </w:rPr>
          <w:t>nullif</w:t>
        </w:r>
        <w:proofErr w:type="spellEnd"/>
        <w:r w:rsidRPr="004E5829">
          <w:rPr>
            <w:sz w:val="30"/>
            <w:szCs w:val="30"/>
          </w:rPr>
          <w:t>(fax, phone), 'no info') from customers;</w:t>
        </w:r>
      </w:ins>
    </w:p>
    <w:p w:rsidR="003002ED" w:rsidRDefault="003002ED">
      <w:pPr>
        <w:pStyle w:val="NoSpacing"/>
        <w:rPr>
          <w:ins w:id="1118" w:author="Mridul Rajbhar" w:date="2022-10-20T11:17:00Z"/>
          <w:sz w:val="30"/>
          <w:szCs w:val="30"/>
        </w:rPr>
        <w:pPrChange w:id="1119" w:author="Mridul Rajbhar" w:date="2022-10-19T15:59:00Z">
          <w:pPr>
            <w:pStyle w:val="NoSpacing"/>
            <w:ind w:left="360"/>
            <w:jc w:val="center"/>
          </w:pPr>
        </w:pPrChange>
      </w:pPr>
    </w:p>
    <w:p w:rsidR="003002ED" w:rsidRDefault="003002ED">
      <w:pPr>
        <w:pStyle w:val="NoSpacing"/>
        <w:rPr>
          <w:ins w:id="1120" w:author="Mridul Rajbhar" w:date="2022-10-20T11:17:00Z"/>
          <w:sz w:val="30"/>
          <w:szCs w:val="30"/>
        </w:rPr>
        <w:pPrChange w:id="1121" w:author="Mridul Rajbhar" w:date="2022-10-19T15:59:00Z">
          <w:pPr>
            <w:pStyle w:val="NoSpacing"/>
            <w:ind w:left="360"/>
            <w:jc w:val="center"/>
          </w:pPr>
        </w:pPrChange>
      </w:pPr>
    </w:p>
    <w:p w:rsidR="003002ED" w:rsidRDefault="003002ED">
      <w:pPr>
        <w:pStyle w:val="NoSpacing"/>
        <w:rPr>
          <w:ins w:id="1122" w:author="Mridul Rajbhar" w:date="2022-10-20T11:17:00Z"/>
          <w:sz w:val="30"/>
          <w:szCs w:val="30"/>
        </w:rPr>
        <w:pPrChange w:id="1123" w:author="Mridul Rajbhar" w:date="2022-10-19T15:59:00Z">
          <w:pPr>
            <w:pStyle w:val="NoSpacing"/>
            <w:ind w:left="360"/>
            <w:jc w:val="center"/>
          </w:pPr>
        </w:pPrChange>
      </w:pPr>
      <w:ins w:id="1124" w:author="Mridul Rajbhar" w:date="2022-10-20T11:17:00Z">
        <w:r>
          <w:rPr>
            <w:sz w:val="30"/>
            <w:szCs w:val="30"/>
          </w:rPr>
          <w:t>10/20/22</w:t>
        </w:r>
      </w:ins>
    </w:p>
    <w:p w:rsidR="003002ED" w:rsidRDefault="003002ED">
      <w:pPr>
        <w:pStyle w:val="NoSpacing"/>
        <w:rPr>
          <w:ins w:id="1125" w:author="Mridul Rajbhar" w:date="2022-10-20T11:26:00Z"/>
          <w:sz w:val="30"/>
          <w:szCs w:val="30"/>
        </w:rPr>
        <w:pPrChange w:id="1126" w:author="Mridul Rajbhar" w:date="2022-10-19T15:59:00Z">
          <w:pPr>
            <w:pStyle w:val="NoSpacing"/>
            <w:ind w:left="360"/>
            <w:jc w:val="center"/>
          </w:pPr>
        </w:pPrChange>
      </w:pPr>
    </w:p>
    <w:p w:rsidR="00CF0874" w:rsidRDefault="00CF0874">
      <w:pPr>
        <w:pStyle w:val="NoSpacing"/>
        <w:rPr>
          <w:ins w:id="1127" w:author="Mridul Rajbhar" w:date="2022-10-20T11:17:00Z"/>
          <w:sz w:val="30"/>
          <w:szCs w:val="30"/>
        </w:rPr>
        <w:pPrChange w:id="1128" w:author="Mridul Rajbhar" w:date="2022-10-19T15:59:00Z">
          <w:pPr>
            <w:pStyle w:val="NoSpacing"/>
            <w:ind w:left="360"/>
            <w:jc w:val="center"/>
          </w:pPr>
        </w:pPrChange>
      </w:pPr>
      <w:ins w:id="1129" w:author="Mridul Rajbhar" w:date="2022-10-20T11:26:00Z">
        <w:r>
          <w:rPr>
            <w:sz w:val="30"/>
            <w:szCs w:val="30"/>
          </w:rPr>
          <w:t xml:space="preserve">PSQL </w:t>
        </w:r>
        <w:r w:rsidRPr="00CF0874">
          <w:rPr>
            <w:sz w:val="30"/>
            <w:szCs w:val="30"/>
          </w:rPr>
          <w:sym w:font="Wingdings" w:char="F0E0"/>
        </w:r>
        <w:r>
          <w:rPr>
            <w:sz w:val="30"/>
            <w:szCs w:val="30"/>
          </w:rPr>
          <w:t xml:space="preserve"> provides programming language capabilities to the </w:t>
        </w:r>
      </w:ins>
      <w:proofErr w:type="spellStart"/>
      <w:ins w:id="1130" w:author="Mridul Rajbhar" w:date="2022-10-20T11:27:00Z">
        <w:r>
          <w:rPr>
            <w:sz w:val="30"/>
            <w:szCs w:val="30"/>
          </w:rPr>
          <w:t>sql</w:t>
        </w:r>
        <w:proofErr w:type="spellEnd"/>
        <w:r>
          <w:rPr>
            <w:sz w:val="30"/>
            <w:szCs w:val="30"/>
          </w:rPr>
          <w:t>.</w:t>
        </w:r>
      </w:ins>
    </w:p>
    <w:p w:rsidR="003002ED" w:rsidRDefault="003002ED">
      <w:pPr>
        <w:pStyle w:val="NoSpacing"/>
        <w:rPr>
          <w:ins w:id="1131" w:author="Mridul Rajbhar" w:date="2022-10-20T11:17:00Z"/>
          <w:sz w:val="30"/>
          <w:szCs w:val="30"/>
        </w:rPr>
        <w:pPrChange w:id="1132" w:author="Mridul Rajbhar" w:date="2022-10-19T15:59:00Z">
          <w:pPr>
            <w:pStyle w:val="NoSpacing"/>
            <w:ind w:left="360"/>
            <w:jc w:val="center"/>
          </w:pPr>
        </w:pPrChange>
      </w:pPr>
      <w:ins w:id="1133" w:author="Mridul Rajbhar" w:date="2022-10-20T11:17:00Z">
        <w:r>
          <w:rPr>
            <w:sz w:val="30"/>
            <w:szCs w:val="30"/>
          </w:rPr>
          <w:t>Block of code will reduce network overhead.</w:t>
        </w:r>
      </w:ins>
    </w:p>
    <w:p w:rsidR="00B91098" w:rsidRDefault="00B91098">
      <w:pPr>
        <w:pStyle w:val="NoSpacing"/>
        <w:rPr>
          <w:ins w:id="1134" w:author="Mridul Rajbhar" w:date="2022-10-20T11:18:00Z"/>
          <w:sz w:val="30"/>
          <w:szCs w:val="30"/>
        </w:rPr>
        <w:pPrChange w:id="1135" w:author="Mridul Rajbhar" w:date="2022-10-19T15:59:00Z">
          <w:pPr>
            <w:pStyle w:val="NoSpacing"/>
            <w:ind w:left="360"/>
            <w:jc w:val="center"/>
          </w:pPr>
        </w:pPrChange>
      </w:pPr>
    </w:p>
    <w:p w:rsidR="006A68F3" w:rsidRDefault="006A68F3">
      <w:pPr>
        <w:pStyle w:val="NoSpacing"/>
        <w:rPr>
          <w:ins w:id="1136" w:author="Mridul Rajbhar" w:date="2022-10-20T11:18:00Z"/>
          <w:sz w:val="30"/>
          <w:szCs w:val="30"/>
        </w:rPr>
        <w:pPrChange w:id="1137" w:author="Mridul Rajbhar" w:date="2022-10-19T15:59:00Z">
          <w:pPr>
            <w:pStyle w:val="NoSpacing"/>
            <w:ind w:left="360"/>
            <w:jc w:val="center"/>
          </w:pPr>
        </w:pPrChange>
      </w:pPr>
      <w:ins w:id="1138" w:author="Mridul Rajbhar" w:date="2022-10-20T11:18:00Z">
        <w:r>
          <w:rPr>
            <w:sz w:val="30"/>
            <w:szCs w:val="30"/>
          </w:rPr>
          <w:t xml:space="preserve">Procedure </w:t>
        </w:r>
        <w:r w:rsidRPr="006A68F3">
          <w:rPr>
            <w:sz w:val="30"/>
            <w:szCs w:val="30"/>
          </w:rPr>
          <w:sym w:font="Wingdings" w:char="F0E0"/>
        </w:r>
        <w:r>
          <w:rPr>
            <w:sz w:val="30"/>
            <w:szCs w:val="30"/>
          </w:rPr>
          <w:t xml:space="preserve"> may or may not return the result</w:t>
        </w:r>
      </w:ins>
    </w:p>
    <w:p w:rsidR="006A68F3" w:rsidRDefault="006A68F3">
      <w:pPr>
        <w:pStyle w:val="NoSpacing"/>
        <w:rPr>
          <w:ins w:id="1139" w:author="Mridul Rajbhar" w:date="2022-10-20T11:19:00Z"/>
          <w:sz w:val="30"/>
          <w:szCs w:val="30"/>
        </w:rPr>
        <w:pPrChange w:id="1140" w:author="Mridul Rajbhar" w:date="2022-10-19T15:59:00Z">
          <w:pPr>
            <w:pStyle w:val="NoSpacing"/>
            <w:ind w:left="360"/>
            <w:jc w:val="center"/>
          </w:pPr>
        </w:pPrChange>
      </w:pPr>
      <w:ins w:id="1141" w:author="Mridul Rajbhar" w:date="2022-10-20T11:18:00Z">
        <w:r>
          <w:rPr>
            <w:sz w:val="30"/>
            <w:szCs w:val="30"/>
          </w:rPr>
          <w:t xml:space="preserve">Function </w:t>
        </w:r>
        <w:r w:rsidRPr="006A68F3">
          <w:rPr>
            <w:sz w:val="30"/>
            <w:szCs w:val="30"/>
          </w:rPr>
          <w:sym w:font="Wingdings" w:char="F0E0"/>
        </w:r>
        <w:r>
          <w:rPr>
            <w:sz w:val="30"/>
            <w:szCs w:val="30"/>
          </w:rPr>
          <w:t xml:space="preserve"> will return the </w:t>
        </w:r>
      </w:ins>
      <w:ins w:id="1142" w:author="Mridul Rajbhar" w:date="2022-10-20T11:19:00Z">
        <w:r>
          <w:rPr>
            <w:sz w:val="30"/>
            <w:szCs w:val="30"/>
          </w:rPr>
          <w:t>value.</w:t>
        </w:r>
      </w:ins>
    </w:p>
    <w:p w:rsidR="00037AB2" w:rsidRDefault="00037AB2">
      <w:pPr>
        <w:pStyle w:val="NoSpacing"/>
        <w:rPr>
          <w:ins w:id="1143" w:author="Mridul Rajbhar" w:date="2022-10-20T11:30:00Z"/>
          <w:sz w:val="30"/>
          <w:szCs w:val="30"/>
        </w:rPr>
        <w:pPrChange w:id="1144" w:author="Mridul Rajbhar" w:date="2022-10-19T15:59:00Z">
          <w:pPr>
            <w:pStyle w:val="NoSpacing"/>
            <w:ind w:left="360"/>
            <w:jc w:val="center"/>
          </w:pPr>
        </w:pPrChange>
      </w:pPr>
      <w:ins w:id="1145" w:author="Mridul Rajbhar" w:date="2022-10-20T11:19:00Z">
        <w:r>
          <w:rPr>
            <w:sz w:val="30"/>
            <w:szCs w:val="30"/>
          </w:rPr>
          <w:t xml:space="preserve">Triggers </w:t>
        </w:r>
        <w:r w:rsidRPr="00037AB2">
          <w:rPr>
            <w:sz w:val="30"/>
            <w:szCs w:val="30"/>
          </w:rPr>
          <w:sym w:font="Wingdings" w:char="F0E0"/>
        </w:r>
        <w:r>
          <w:rPr>
            <w:sz w:val="30"/>
            <w:szCs w:val="30"/>
          </w:rPr>
          <w:t xml:space="preserve"> executed when</w:t>
        </w:r>
      </w:ins>
      <w:ins w:id="1146" w:author="Mridul Rajbhar" w:date="2022-10-20T11:22:00Z">
        <w:r>
          <w:rPr>
            <w:sz w:val="30"/>
            <w:szCs w:val="30"/>
          </w:rPr>
          <w:t xml:space="preserve"> </w:t>
        </w:r>
      </w:ins>
      <w:ins w:id="1147" w:author="Mridul Rajbhar" w:date="2022-10-20T11:23:00Z">
        <w:r>
          <w:rPr>
            <w:sz w:val="30"/>
            <w:szCs w:val="30"/>
          </w:rPr>
          <w:t>DML commands are executed on table or views.</w:t>
        </w:r>
      </w:ins>
    </w:p>
    <w:p w:rsidR="00A11C96" w:rsidRDefault="00A11C96">
      <w:pPr>
        <w:pStyle w:val="NoSpacing"/>
        <w:rPr>
          <w:ins w:id="1148" w:author="Mridul Rajbhar" w:date="2022-10-20T11:30:00Z"/>
          <w:sz w:val="30"/>
          <w:szCs w:val="30"/>
        </w:rPr>
        <w:pPrChange w:id="1149" w:author="Mridul Rajbhar" w:date="2022-10-19T15:59:00Z">
          <w:pPr>
            <w:pStyle w:val="NoSpacing"/>
            <w:ind w:left="360"/>
            <w:jc w:val="center"/>
          </w:pPr>
        </w:pPrChange>
      </w:pPr>
    </w:p>
    <w:p w:rsidR="00A11C96" w:rsidRDefault="00A11C96">
      <w:pPr>
        <w:pStyle w:val="NoSpacing"/>
        <w:rPr>
          <w:ins w:id="1150" w:author="Mridul Rajbhar" w:date="2022-10-20T11:30:00Z"/>
          <w:sz w:val="30"/>
          <w:szCs w:val="30"/>
        </w:rPr>
        <w:pPrChange w:id="1151" w:author="Mridul Rajbhar" w:date="2022-10-19T15:59:00Z">
          <w:pPr>
            <w:pStyle w:val="NoSpacing"/>
            <w:ind w:left="360"/>
            <w:jc w:val="center"/>
          </w:pPr>
        </w:pPrChange>
      </w:pPr>
      <w:ins w:id="1152" w:author="Mridul Rajbhar" w:date="2022-10-20T11:30:00Z">
        <w:r>
          <w:rPr>
            <w:sz w:val="30"/>
            <w:szCs w:val="30"/>
          </w:rPr>
          <w:t>Structure of PL/</w:t>
        </w:r>
        <w:proofErr w:type="spellStart"/>
        <w:r>
          <w:rPr>
            <w:sz w:val="30"/>
            <w:szCs w:val="30"/>
          </w:rPr>
          <w:t>pgSQL</w:t>
        </w:r>
        <w:proofErr w:type="spellEnd"/>
        <w:r>
          <w:rPr>
            <w:sz w:val="30"/>
            <w:szCs w:val="30"/>
          </w:rPr>
          <w:t xml:space="preserve"> in </w:t>
        </w:r>
        <w:proofErr w:type="spellStart"/>
        <w:r>
          <w:rPr>
            <w:sz w:val="30"/>
            <w:szCs w:val="30"/>
          </w:rPr>
          <w:t>postgresql</w:t>
        </w:r>
        <w:proofErr w:type="spellEnd"/>
      </w:ins>
    </w:p>
    <w:p w:rsidR="00A11C96" w:rsidRDefault="00A11C96">
      <w:pPr>
        <w:pStyle w:val="NoSpacing"/>
        <w:rPr>
          <w:ins w:id="1153" w:author="Mridul Rajbhar" w:date="2022-10-20T11:30:00Z"/>
          <w:sz w:val="30"/>
          <w:szCs w:val="30"/>
        </w:rPr>
        <w:pPrChange w:id="1154" w:author="Mridul Rajbhar" w:date="2022-10-19T15:59:00Z">
          <w:pPr>
            <w:pStyle w:val="NoSpacing"/>
            <w:ind w:left="360"/>
            <w:jc w:val="center"/>
          </w:pPr>
        </w:pPrChange>
      </w:pPr>
    </w:p>
    <w:p w:rsidR="00A11C96" w:rsidRDefault="00A11C96">
      <w:pPr>
        <w:pStyle w:val="NoSpacing"/>
        <w:rPr>
          <w:ins w:id="1155" w:author="Mridul Rajbhar" w:date="2022-10-20T11:31:00Z"/>
          <w:sz w:val="30"/>
          <w:szCs w:val="30"/>
        </w:rPr>
        <w:pPrChange w:id="1156" w:author="Mridul Rajbhar" w:date="2022-10-19T15:59:00Z">
          <w:pPr>
            <w:pStyle w:val="NoSpacing"/>
            <w:ind w:left="360"/>
            <w:jc w:val="center"/>
          </w:pPr>
        </w:pPrChange>
      </w:pPr>
      <w:ins w:id="1157" w:author="Mridul Rajbhar" w:date="2022-10-20T11:31:00Z">
        <w:r>
          <w:rPr>
            <w:sz w:val="30"/>
            <w:szCs w:val="30"/>
          </w:rPr>
          <w:t>[&lt;&lt;</w:t>
        </w:r>
        <w:proofErr w:type="gramStart"/>
        <w:r>
          <w:rPr>
            <w:sz w:val="30"/>
            <w:szCs w:val="30"/>
          </w:rPr>
          <w:t>label</w:t>
        </w:r>
        <w:proofErr w:type="gramEnd"/>
        <w:r>
          <w:rPr>
            <w:sz w:val="30"/>
            <w:szCs w:val="30"/>
          </w:rPr>
          <w:t>&gt;&gt;]</w:t>
        </w:r>
      </w:ins>
    </w:p>
    <w:p w:rsidR="00A11C96" w:rsidRDefault="00A11C96">
      <w:pPr>
        <w:pStyle w:val="NoSpacing"/>
        <w:rPr>
          <w:ins w:id="1158" w:author="Mridul Rajbhar" w:date="2022-10-20T11:31:00Z"/>
          <w:sz w:val="30"/>
          <w:szCs w:val="30"/>
        </w:rPr>
        <w:pPrChange w:id="1159" w:author="Mridul Rajbhar" w:date="2022-10-19T15:59:00Z">
          <w:pPr>
            <w:pStyle w:val="NoSpacing"/>
            <w:ind w:left="360"/>
            <w:jc w:val="center"/>
          </w:pPr>
        </w:pPrChange>
      </w:pPr>
      <w:ins w:id="1160" w:author="Mridul Rajbhar" w:date="2022-10-20T11:31:00Z">
        <w:r>
          <w:rPr>
            <w:sz w:val="30"/>
            <w:szCs w:val="30"/>
          </w:rPr>
          <w:t>Declare</w:t>
        </w:r>
      </w:ins>
    </w:p>
    <w:p w:rsidR="00A11C96" w:rsidRPr="009165D3" w:rsidRDefault="00A11C96">
      <w:pPr>
        <w:pStyle w:val="NoSpacing"/>
        <w:rPr>
          <w:ins w:id="1161" w:author="Mridul Rajbhar" w:date="2022-10-20T11:31:00Z"/>
          <w:color w:val="FF0000"/>
          <w:sz w:val="30"/>
          <w:szCs w:val="30"/>
          <w:rPrChange w:id="1162" w:author="Mridul Rajbhar" w:date="2022-10-20T12:57:00Z">
            <w:rPr>
              <w:ins w:id="1163" w:author="Mridul Rajbhar" w:date="2022-10-20T11:31:00Z"/>
              <w:sz w:val="30"/>
              <w:szCs w:val="30"/>
            </w:rPr>
          </w:rPrChange>
        </w:rPr>
        <w:pPrChange w:id="1164" w:author="Mridul Rajbhar" w:date="2022-10-19T15:59:00Z">
          <w:pPr>
            <w:pStyle w:val="NoSpacing"/>
            <w:ind w:left="360"/>
            <w:jc w:val="center"/>
          </w:pPr>
        </w:pPrChange>
      </w:pPr>
      <w:ins w:id="1165" w:author="Mridul Rajbhar" w:date="2022-10-20T11:31:00Z">
        <w:r>
          <w:rPr>
            <w:sz w:val="30"/>
            <w:szCs w:val="30"/>
          </w:rPr>
          <w:tab/>
          <w:t>Va</w:t>
        </w:r>
      </w:ins>
      <w:ins w:id="1166" w:author="Mridul Rajbhar" w:date="2022-10-20T11:32:00Z">
        <w:r>
          <w:rPr>
            <w:sz w:val="30"/>
            <w:szCs w:val="30"/>
          </w:rPr>
          <w:t xml:space="preserve">riable </w:t>
        </w:r>
      </w:ins>
      <w:ins w:id="1167" w:author="Mridul Rajbhar" w:date="2022-10-20T11:31:00Z">
        <w:r>
          <w:rPr>
            <w:sz w:val="30"/>
            <w:szCs w:val="30"/>
          </w:rPr>
          <w:t>declarations</w:t>
        </w:r>
      </w:ins>
      <w:ins w:id="1168" w:author="Mridul Rajbhar" w:date="2022-10-20T11:32:00Z">
        <w:r>
          <w:rPr>
            <w:sz w:val="30"/>
            <w:szCs w:val="30"/>
          </w:rPr>
          <w:t xml:space="preserve"> …..</w:t>
        </w:r>
      </w:ins>
      <w:proofErr w:type="gramStart"/>
      <w:ins w:id="1169" w:author="Mridul Rajbhar" w:date="2022-10-20T11:33:00Z">
        <w:r w:rsidR="0044201B">
          <w:rPr>
            <w:sz w:val="30"/>
            <w:szCs w:val="30"/>
          </w:rPr>
          <w:t>;</w:t>
        </w:r>
      </w:ins>
      <w:ins w:id="1170" w:author="Mridul Rajbhar" w:date="2022-10-20T12:57:00Z">
        <w:r w:rsidR="009165D3">
          <w:rPr>
            <w:sz w:val="30"/>
            <w:szCs w:val="30"/>
          </w:rPr>
          <w:t xml:space="preserve">  </w:t>
        </w:r>
        <w:r w:rsidR="009165D3">
          <w:rPr>
            <w:color w:val="FF0000"/>
            <w:sz w:val="30"/>
            <w:szCs w:val="30"/>
          </w:rPr>
          <w:t>/</w:t>
        </w:r>
        <w:proofErr w:type="gramEnd"/>
        <w:r w:rsidR="009165D3">
          <w:rPr>
            <w:color w:val="FF0000"/>
            <w:sz w:val="30"/>
            <w:szCs w:val="30"/>
          </w:rPr>
          <w:t>/declare to begin is different scope</w:t>
        </w:r>
      </w:ins>
    </w:p>
    <w:p w:rsidR="00A11C96" w:rsidRDefault="00A11C96">
      <w:pPr>
        <w:pStyle w:val="NoSpacing"/>
        <w:rPr>
          <w:ins w:id="1171" w:author="Mridul Rajbhar" w:date="2022-10-20T11:31:00Z"/>
          <w:sz w:val="30"/>
          <w:szCs w:val="30"/>
        </w:rPr>
        <w:pPrChange w:id="1172" w:author="Mridul Rajbhar" w:date="2022-10-19T15:59:00Z">
          <w:pPr>
            <w:pStyle w:val="NoSpacing"/>
            <w:ind w:left="360"/>
            <w:jc w:val="center"/>
          </w:pPr>
        </w:pPrChange>
      </w:pPr>
      <w:ins w:id="1173" w:author="Mridul Rajbhar" w:date="2022-10-20T11:31:00Z">
        <w:r>
          <w:rPr>
            <w:sz w:val="30"/>
            <w:szCs w:val="30"/>
          </w:rPr>
          <w:t>Begin</w:t>
        </w:r>
      </w:ins>
    </w:p>
    <w:p w:rsidR="00A11C96" w:rsidRPr="009165D3" w:rsidRDefault="00A11C96">
      <w:pPr>
        <w:pStyle w:val="NoSpacing"/>
        <w:rPr>
          <w:ins w:id="1174" w:author="Mridul Rajbhar" w:date="2022-10-20T11:31:00Z"/>
          <w:color w:val="FF0000"/>
          <w:sz w:val="30"/>
          <w:szCs w:val="30"/>
          <w:rPrChange w:id="1175" w:author="Mridul Rajbhar" w:date="2022-10-20T12:57:00Z">
            <w:rPr>
              <w:ins w:id="1176" w:author="Mridul Rajbhar" w:date="2022-10-20T11:31:00Z"/>
              <w:sz w:val="30"/>
              <w:szCs w:val="30"/>
            </w:rPr>
          </w:rPrChange>
        </w:rPr>
        <w:pPrChange w:id="1177" w:author="Mridul Rajbhar" w:date="2022-10-19T15:59:00Z">
          <w:pPr>
            <w:pStyle w:val="NoSpacing"/>
            <w:ind w:left="360"/>
            <w:jc w:val="center"/>
          </w:pPr>
        </w:pPrChange>
      </w:pPr>
      <w:ins w:id="1178" w:author="Mridul Rajbhar" w:date="2022-10-20T11:32:00Z">
        <w:r>
          <w:rPr>
            <w:sz w:val="30"/>
            <w:szCs w:val="30"/>
          </w:rPr>
          <w:tab/>
          <w:t>….statements</w:t>
        </w:r>
      </w:ins>
      <w:ins w:id="1179" w:author="Mridul Rajbhar" w:date="2022-10-20T11:33:00Z">
        <w:r w:rsidR="0044201B">
          <w:rPr>
            <w:sz w:val="30"/>
            <w:szCs w:val="30"/>
          </w:rPr>
          <w:t>;</w:t>
        </w:r>
      </w:ins>
      <w:ins w:id="1180" w:author="Mridul Rajbhar" w:date="2022-10-20T12:57:00Z">
        <w:r w:rsidR="009165D3">
          <w:rPr>
            <w:sz w:val="30"/>
            <w:szCs w:val="30"/>
          </w:rPr>
          <w:t xml:space="preserve"> </w:t>
        </w:r>
        <w:r w:rsidR="009165D3">
          <w:rPr>
            <w:color w:val="FF0000"/>
            <w:sz w:val="30"/>
            <w:szCs w:val="30"/>
          </w:rPr>
          <w:t>//</w:t>
        </w:r>
      </w:ins>
      <w:ins w:id="1181" w:author="Mridul Rajbhar" w:date="2022-10-20T12:58:00Z">
        <w:r w:rsidR="009165D3">
          <w:rPr>
            <w:color w:val="FF0000"/>
            <w:sz w:val="30"/>
            <w:szCs w:val="30"/>
          </w:rPr>
          <w:t>begin to end is the different scope</w:t>
        </w:r>
      </w:ins>
    </w:p>
    <w:p w:rsidR="00A11C96" w:rsidRDefault="00A11C96">
      <w:pPr>
        <w:pStyle w:val="NoSpacing"/>
        <w:rPr>
          <w:ins w:id="1182" w:author="Mridul Rajbhar" w:date="2022-10-20T12:22:00Z"/>
          <w:sz w:val="30"/>
          <w:szCs w:val="30"/>
        </w:rPr>
        <w:pPrChange w:id="1183" w:author="Mridul Rajbhar" w:date="2022-10-19T15:59:00Z">
          <w:pPr>
            <w:pStyle w:val="NoSpacing"/>
            <w:ind w:left="360"/>
            <w:jc w:val="center"/>
          </w:pPr>
        </w:pPrChange>
      </w:pPr>
      <w:ins w:id="1184" w:author="Mridul Rajbhar" w:date="2022-10-20T11:31:00Z">
        <w:r>
          <w:rPr>
            <w:sz w:val="30"/>
            <w:szCs w:val="30"/>
          </w:rPr>
          <w:t>End &lt;&lt;label&gt;&gt;</w:t>
        </w:r>
      </w:ins>
      <w:ins w:id="1185" w:author="Mridul Rajbhar" w:date="2022-10-20T11:33:00Z">
        <w:r w:rsidR="0044201B">
          <w:rPr>
            <w:sz w:val="30"/>
            <w:szCs w:val="30"/>
          </w:rPr>
          <w:t>;</w:t>
        </w:r>
      </w:ins>
    </w:p>
    <w:p w:rsidR="002E6F00" w:rsidRDefault="002E6F00">
      <w:pPr>
        <w:pStyle w:val="NoSpacing"/>
        <w:rPr>
          <w:ins w:id="1186" w:author="Mridul Rajbhar" w:date="2022-10-20T12:22:00Z"/>
          <w:sz w:val="30"/>
          <w:szCs w:val="30"/>
        </w:rPr>
        <w:pPrChange w:id="1187" w:author="Mridul Rajbhar" w:date="2022-10-19T15:59:00Z">
          <w:pPr>
            <w:pStyle w:val="NoSpacing"/>
            <w:ind w:left="360"/>
            <w:jc w:val="center"/>
          </w:pPr>
        </w:pPrChange>
      </w:pPr>
    </w:p>
    <w:p w:rsidR="002E6F00" w:rsidRDefault="002E6F00">
      <w:pPr>
        <w:pStyle w:val="NoSpacing"/>
        <w:rPr>
          <w:ins w:id="1188" w:author="Mridul Rajbhar" w:date="2022-10-20T12:22:00Z"/>
          <w:sz w:val="30"/>
          <w:szCs w:val="30"/>
        </w:rPr>
        <w:pPrChange w:id="1189" w:author="Mridul Rajbhar" w:date="2022-10-19T15:59:00Z">
          <w:pPr>
            <w:pStyle w:val="NoSpacing"/>
            <w:ind w:left="360"/>
            <w:jc w:val="center"/>
          </w:pPr>
        </w:pPrChange>
      </w:pPr>
    </w:p>
    <w:p w:rsidR="002E6F00" w:rsidRDefault="002E6F00">
      <w:pPr>
        <w:pStyle w:val="NoSpacing"/>
        <w:rPr>
          <w:ins w:id="1190" w:author="Mridul Rajbhar" w:date="2022-10-20T12:22:00Z"/>
          <w:sz w:val="30"/>
          <w:szCs w:val="30"/>
        </w:rPr>
        <w:pPrChange w:id="1191" w:author="Mridul Rajbhar" w:date="2022-10-19T15:59:00Z">
          <w:pPr>
            <w:pStyle w:val="NoSpacing"/>
            <w:ind w:left="360"/>
            <w:jc w:val="center"/>
          </w:pPr>
        </w:pPrChange>
      </w:pPr>
      <w:ins w:id="1192" w:author="Mridul Rajbhar" w:date="2022-10-20T12:22:00Z">
        <w:r>
          <w:rPr>
            <w:sz w:val="30"/>
            <w:szCs w:val="30"/>
          </w:rPr>
          <w:t xml:space="preserve">Valid datatypes that can be used are </w:t>
        </w:r>
      </w:ins>
    </w:p>
    <w:p w:rsidR="002E6F00" w:rsidRDefault="002E6F00">
      <w:pPr>
        <w:pStyle w:val="NoSpacing"/>
        <w:rPr>
          <w:ins w:id="1193" w:author="Mridul Rajbhar" w:date="2022-10-20T12:25:00Z"/>
          <w:sz w:val="30"/>
          <w:szCs w:val="30"/>
        </w:rPr>
        <w:pPrChange w:id="1194" w:author="Mridul Rajbhar" w:date="2022-10-19T15:59:00Z">
          <w:pPr>
            <w:pStyle w:val="NoSpacing"/>
            <w:ind w:left="360"/>
            <w:jc w:val="center"/>
          </w:pPr>
        </w:pPrChange>
      </w:pPr>
      <w:ins w:id="1195" w:author="Mridul Rajbhar" w:date="2022-10-20T12:22:00Z">
        <w:r>
          <w:rPr>
            <w:sz w:val="30"/>
            <w:szCs w:val="30"/>
          </w:rPr>
          <w:t>Integer</w:t>
        </w:r>
      </w:ins>
    </w:p>
    <w:p w:rsidR="002E6F00" w:rsidRDefault="002E6F00">
      <w:pPr>
        <w:pStyle w:val="NoSpacing"/>
        <w:rPr>
          <w:ins w:id="1196" w:author="Mridul Rajbhar" w:date="2022-10-20T12:25:00Z"/>
          <w:sz w:val="30"/>
          <w:szCs w:val="30"/>
        </w:rPr>
        <w:pPrChange w:id="1197" w:author="Mridul Rajbhar" w:date="2022-10-19T15:59:00Z">
          <w:pPr>
            <w:pStyle w:val="NoSpacing"/>
            <w:ind w:left="360"/>
            <w:jc w:val="center"/>
          </w:pPr>
        </w:pPrChange>
      </w:pPr>
      <w:proofErr w:type="spellStart"/>
      <w:ins w:id="1198" w:author="Mridul Rajbhar" w:date="2022-10-20T12:25:00Z">
        <w:r>
          <w:rPr>
            <w:sz w:val="30"/>
            <w:szCs w:val="30"/>
          </w:rPr>
          <w:t>Smallint</w:t>
        </w:r>
        <w:proofErr w:type="spellEnd"/>
      </w:ins>
    </w:p>
    <w:p w:rsidR="002E6F00" w:rsidRDefault="002E6F00">
      <w:pPr>
        <w:pStyle w:val="NoSpacing"/>
        <w:rPr>
          <w:ins w:id="1199" w:author="Mridul Rajbhar" w:date="2022-10-20T12:22:00Z"/>
          <w:sz w:val="30"/>
          <w:szCs w:val="30"/>
        </w:rPr>
        <w:pPrChange w:id="1200" w:author="Mridul Rajbhar" w:date="2022-10-19T15:59:00Z">
          <w:pPr>
            <w:pStyle w:val="NoSpacing"/>
            <w:ind w:left="360"/>
            <w:jc w:val="center"/>
          </w:pPr>
        </w:pPrChange>
      </w:pPr>
      <w:proofErr w:type="spellStart"/>
      <w:proofErr w:type="gramStart"/>
      <w:ins w:id="1201" w:author="Mridul Rajbhar" w:date="2022-10-20T12:25:00Z">
        <w:r>
          <w:rPr>
            <w:sz w:val="30"/>
            <w:szCs w:val="30"/>
          </w:rPr>
          <w:t>bigint</w:t>
        </w:r>
      </w:ins>
      <w:proofErr w:type="spellEnd"/>
      <w:proofErr w:type="gramEnd"/>
    </w:p>
    <w:p w:rsidR="002E6F00" w:rsidRDefault="002E6F00">
      <w:pPr>
        <w:pStyle w:val="NoSpacing"/>
        <w:rPr>
          <w:ins w:id="1202" w:author="Mridul Rajbhar" w:date="2022-10-20T12:23:00Z"/>
          <w:sz w:val="30"/>
          <w:szCs w:val="30"/>
        </w:rPr>
        <w:pPrChange w:id="1203" w:author="Mridul Rajbhar" w:date="2022-10-19T15:59:00Z">
          <w:pPr>
            <w:pStyle w:val="NoSpacing"/>
            <w:ind w:left="360"/>
            <w:jc w:val="center"/>
          </w:pPr>
        </w:pPrChange>
      </w:pPr>
      <w:proofErr w:type="gramStart"/>
      <w:ins w:id="1204" w:author="Mridul Rajbhar" w:date="2022-10-20T12:23:00Z">
        <w:r>
          <w:rPr>
            <w:sz w:val="30"/>
            <w:szCs w:val="30"/>
          </w:rPr>
          <w:t>c</w:t>
        </w:r>
      </w:ins>
      <w:ins w:id="1205" w:author="Mridul Rajbhar" w:date="2022-10-20T12:22:00Z">
        <w:r>
          <w:rPr>
            <w:sz w:val="30"/>
            <w:szCs w:val="30"/>
          </w:rPr>
          <w:t>har</w:t>
        </w:r>
      </w:ins>
      <w:proofErr w:type="gramEnd"/>
    </w:p>
    <w:p w:rsidR="002E6F00" w:rsidRDefault="002E6F00">
      <w:pPr>
        <w:pStyle w:val="NoSpacing"/>
        <w:rPr>
          <w:ins w:id="1206" w:author="Mridul Rajbhar" w:date="2022-10-20T12:25:00Z"/>
          <w:sz w:val="30"/>
          <w:szCs w:val="30"/>
        </w:rPr>
        <w:pPrChange w:id="1207" w:author="Mridul Rajbhar" w:date="2022-10-19T15:59:00Z">
          <w:pPr>
            <w:pStyle w:val="NoSpacing"/>
            <w:ind w:left="360"/>
            <w:jc w:val="center"/>
          </w:pPr>
        </w:pPrChange>
      </w:pPr>
      <w:ins w:id="1208" w:author="Mridul Rajbhar" w:date="2022-10-20T12:23:00Z">
        <w:r>
          <w:rPr>
            <w:sz w:val="30"/>
            <w:szCs w:val="30"/>
          </w:rPr>
          <w:t>Varchar</w:t>
        </w:r>
      </w:ins>
    </w:p>
    <w:p w:rsidR="001D6964" w:rsidRDefault="001D6964">
      <w:pPr>
        <w:pStyle w:val="NoSpacing"/>
        <w:rPr>
          <w:ins w:id="1209" w:author="Mridul Rajbhar" w:date="2022-10-20T12:37:00Z"/>
          <w:sz w:val="30"/>
          <w:szCs w:val="30"/>
        </w:rPr>
        <w:pPrChange w:id="1210" w:author="Mridul Rajbhar" w:date="2022-10-19T15:59:00Z">
          <w:pPr>
            <w:pStyle w:val="NoSpacing"/>
            <w:ind w:left="360"/>
            <w:jc w:val="center"/>
          </w:pPr>
        </w:pPrChange>
      </w:pPr>
      <w:proofErr w:type="gramStart"/>
      <w:ins w:id="1211" w:author="Mridul Rajbhar" w:date="2022-10-20T12:25:00Z">
        <w:r>
          <w:rPr>
            <w:sz w:val="30"/>
            <w:szCs w:val="30"/>
          </w:rPr>
          <w:t>Numeric(</w:t>
        </w:r>
        <w:proofErr w:type="gramEnd"/>
        <w:r>
          <w:rPr>
            <w:sz w:val="30"/>
            <w:szCs w:val="30"/>
          </w:rPr>
          <w:t>precision, scale)</w:t>
        </w:r>
      </w:ins>
    </w:p>
    <w:p w:rsidR="008A415D" w:rsidRDefault="008A415D">
      <w:pPr>
        <w:pStyle w:val="NoSpacing"/>
        <w:rPr>
          <w:ins w:id="1212" w:author="Mridul Rajbhar" w:date="2022-10-20T12:37:00Z"/>
          <w:sz w:val="30"/>
          <w:szCs w:val="30"/>
        </w:rPr>
        <w:pPrChange w:id="1213" w:author="Mridul Rajbhar" w:date="2022-10-19T15:59:00Z">
          <w:pPr>
            <w:pStyle w:val="NoSpacing"/>
            <w:ind w:left="360"/>
            <w:jc w:val="center"/>
          </w:pPr>
        </w:pPrChange>
      </w:pPr>
    </w:p>
    <w:p w:rsidR="008A415D" w:rsidRDefault="008A415D">
      <w:pPr>
        <w:pStyle w:val="NoSpacing"/>
        <w:rPr>
          <w:ins w:id="1214" w:author="Mridul Rajbhar" w:date="2022-10-20T12:37:00Z"/>
          <w:sz w:val="30"/>
          <w:szCs w:val="30"/>
        </w:rPr>
        <w:pPrChange w:id="1215" w:author="Mridul Rajbhar" w:date="2022-10-19T15:59:00Z">
          <w:pPr>
            <w:pStyle w:val="NoSpacing"/>
            <w:ind w:left="360"/>
            <w:jc w:val="center"/>
          </w:pPr>
        </w:pPrChange>
      </w:pPr>
    </w:p>
    <w:p w:rsidR="00D041CE" w:rsidRDefault="00D041CE">
      <w:pPr>
        <w:pStyle w:val="NoSpacing"/>
        <w:rPr>
          <w:ins w:id="1216" w:author="Mridul Rajbhar" w:date="2022-10-20T12:37:00Z"/>
          <w:sz w:val="30"/>
          <w:szCs w:val="30"/>
        </w:rPr>
        <w:pPrChange w:id="1217" w:author="Mridul Rajbhar" w:date="2022-10-19T15:59:00Z">
          <w:pPr>
            <w:pStyle w:val="NoSpacing"/>
            <w:ind w:left="360"/>
            <w:jc w:val="center"/>
          </w:pPr>
        </w:pPrChange>
      </w:pPr>
      <w:proofErr w:type="spellStart"/>
      <w:ins w:id="1218" w:author="Mridul Rajbhar" w:date="2022-10-20T12:37:00Z">
        <w:r>
          <w:rPr>
            <w:sz w:val="30"/>
            <w:szCs w:val="30"/>
          </w:rPr>
          <w:t>e.g</w:t>
        </w:r>
        <w:proofErr w:type="spellEnd"/>
        <w:r>
          <w:rPr>
            <w:sz w:val="30"/>
            <w:szCs w:val="30"/>
          </w:rPr>
          <w:t xml:space="preserve"> 1</w:t>
        </w:r>
      </w:ins>
    </w:p>
    <w:p w:rsidR="008A415D" w:rsidRPr="008A415D" w:rsidRDefault="008A415D" w:rsidP="008A415D">
      <w:pPr>
        <w:pStyle w:val="NoSpacing"/>
        <w:rPr>
          <w:ins w:id="1219" w:author="Mridul Rajbhar" w:date="2022-10-20T12:37:00Z"/>
          <w:sz w:val="30"/>
          <w:szCs w:val="30"/>
        </w:rPr>
      </w:pPr>
      <w:proofErr w:type="gramStart"/>
      <w:ins w:id="1220" w:author="Mridul Rajbhar" w:date="2022-10-20T12:37:00Z">
        <w:r w:rsidRPr="008A415D">
          <w:rPr>
            <w:sz w:val="30"/>
            <w:szCs w:val="30"/>
          </w:rPr>
          <w:t>do</w:t>
        </w:r>
        <w:proofErr w:type="gramEnd"/>
        <w:r w:rsidRPr="008A415D">
          <w:rPr>
            <w:sz w:val="30"/>
            <w:szCs w:val="30"/>
          </w:rPr>
          <w:t xml:space="preserve"> $$ </w:t>
        </w:r>
      </w:ins>
    </w:p>
    <w:p w:rsidR="008A415D" w:rsidRPr="008A415D" w:rsidRDefault="008A415D" w:rsidP="008A415D">
      <w:pPr>
        <w:pStyle w:val="NoSpacing"/>
        <w:rPr>
          <w:ins w:id="1221" w:author="Mridul Rajbhar" w:date="2022-10-20T12:37:00Z"/>
          <w:sz w:val="30"/>
          <w:szCs w:val="30"/>
        </w:rPr>
      </w:pPr>
      <w:ins w:id="1222" w:author="Mridul Rajbhar" w:date="2022-10-20T12:37:00Z">
        <w:r w:rsidRPr="008A415D">
          <w:rPr>
            <w:sz w:val="30"/>
            <w:szCs w:val="30"/>
          </w:rPr>
          <w:t>DECLARE</w:t>
        </w:r>
      </w:ins>
    </w:p>
    <w:p w:rsidR="008A415D" w:rsidRPr="008A415D" w:rsidRDefault="008A415D" w:rsidP="008A415D">
      <w:pPr>
        <w:pStyle w:val="NoSpacing"/>
        <w:rPr>
          <w:ins w:id="1223" w:author="Mridul Rajbhar" w:date="2022-10-20T12:37:00Z"/>
          <w:sz w:val="30"/>
          <w:szCs w:val="30"/>
        </w:rPr>
      </w:pPr>
      <w:ins w:id="1224" w:author="Mridul Rajbhar" w:date="2022-10-20T12:37:00Z">
        <w:r w:rsidRPr="008A415D">
          <w:rPr>
            <w:sz w:val="30"/>
            <w:szCs w:val="30"/>
          </w:rPr>
          <w:t xml:space="preserve"> </w:t>
        </w:r>
        <w:proofErr w:type="gramStart"/>
        <w:r w:rsidRPr="008A415D">
          <w:rPr>
            <w:sz w:val="30"/>
            <w:szCs w:val="30"/>
          </w:rPr>
          <w:t>x</w:t>
        </w:r>
        <w:proofErr w:type="gramEnd"/>
        <w:r w:rsidRPr="008A415D">
          <w:rPr>
            <w:sz w:val="30"/>
            <w:szCs w:val="30"/>
          </w:rPr>
          <w:t xml:space="preserve"> integer := 10;</w:t>
        </w:r>
      </w:ins>
    </w:p>
    <w:p w:rsidR="008A415D" w:rsidRPr="008A415D" w:rsidRDefault="008A415D" w:rsidP="008A415D">
      <w:pPr>
        <w:pStyle w:val="NoSpacing"/>
        <w:rPr>
          <w:ins w:id="1225" w:author="Mridul Rajbhar" w:date="2022-10-20T12:37:00Z"/>
          <w:sz w:val="30"/>
          <w:szCs w:val="30"/>
        </w:rPr>
      </w:pPr>
      <w:proofErr w:type="gramStart"/>
      <w:ins w:id="1226" w:author="Mridul Rajbhar" w:date="2022-10-20T12:37:00Z">
        <w:r w:rsidRPr="008A415D">
          <w:rPr>
            <w:sz w:val="30"/>
            <w:szCs w:val="30"/>
          </w:rPr>
          <w:t>begin</w:t>
        </w:r>
        <w:proofErr w:type="gramEnd"/>
      </w:ins>
    </w:p>
    <w:p w:rsidR="008A415D" w:rsidRPr="008A415D" w:rsidRDefault="008A415D" w:rsidP="008A415D">
      <w:pPr>
        <w:pStyle w:val="NoSpacing"/>
        <w:rPr>
          <w:ins w:id="1227" w:author="Mridul Rajbhar" w:date="2022-10-20T12:37:00Z"/>
          <w:sz w:val="30"/>
          <w:szCs w:val="30"/>
        </w:rPr>
      </w:pPr>
      <w:ins w:id="1228" w:author="Mridul Rajbhar" w:date="2022-10-20T12:37:00Z">
        <w:r w:rsidRPr="008A415D">
          <w:rPr>
            <w:sz w:val="30"/>
            <w:szCs w:val="30"/>
          </w:rPr>
          <w:tab/>
          <w:t>SELECT count(x) into x from employees;</w:t>
        </w:r>
      </w:ins>
    </w:p>
    <w:p w:rsidR="008A415D" w:rsidRPr="008A415D" w:rsidRDefault="008A415D" w:rsidP="008A415D">
      <w:pPr>
        <w:pStyle w:val="NoSpacing"/>
        <w:rPr>
          <w:ins w:id="1229" w:author="Mridul Rajbhar" w:date="2022-10-20T12:37:00Z"/>
          <w:sz w:val="30"/>
          <w:szCs w:val="30"/>
        </w:rPr>
      </w:pPr>
      <w:ins w:id="1230" w:author="Mridul Rajbhar" w:date="2022-10-20T12:37:00Z">
        <w:r w:rsidRPr="008A415D">
          <w:rPr>
            <w:sz w:val="30"/>
            <w:szCs w:val="30"/>
          </w:rPr>
          <w:tab/>
        </w:r>
        <w:proofErr w:type="gramStart"/>
        <w:r w:rsidRPr="008A415D">
          <w:rPr>
            <w:sz w:val="30"/>
            <w:szCs w:val="30"/>
          </w:rPr>
          <w:t>raise</w:t>
        </w:r>
        <w:proofErr w:type="gramEnd"/>
        <w:r w:rsidRPr="008A415D">
          <w:rPr>
            <w:sz w:val="30"/>
            <w:szCs w:val="30"/>
          </w:rPr>
          <w:t xml:space="preserve"> notice 'value of x: %',x;</w:t>
        </w:r>
      </w:ins>
    </w:p>
    <w:p w:rsidR="008A415D" w:rsidRPr="008A415D" w:rsidRDefault="008A415D" w:rsidP="008A415D">
      <w:pPr>
        <w:pStyle w:val="NoSpacing"/>
        <w:rPr>
          <w:ins w:id="1231" w:author="Mridul Rajbhar" w:date="2022-10-20T12:37:00Z"/>
          <w:sz w:val="30"/>
          <w:szCs w:val="30"/>
        </w:rPr>
      </w:pPr>
      <w:proofErr w:type="gramStart"/>
      <w:ins w:id="1232" w:author="Mridul Rajbhar" w:date="2022-10-20T12:37:00Z">
        <w:r w:rsidRPr="008A415D">
          <w:rPr>
            <w:sz w:val="30"/>
            <w:szCs w:val="30"/>
          </w:rPr>
          <w:t>end</w:t>
        </w:r>
        <w:proofErr w:type="gramEnd"/>
        <w:r w:rsidRPr="008A415D">
          <w:rPr>
            <w:sz w:val="30"/>
            <w:szCs w:val="30"/>
          </w:rPr>
          <w:t xml:space="preserve"> $$;</w:t>
        </w:r>
      </w:ins>
    </w:p>
    <w:p w:rsidR="008A415D" w:rsidRPr="008A415D" w:rsidRDefault="008A415D" w:rsidP="008A415D">
      <w:pPr>
        <w:pStyle w:val="NoSpacing"/>
        <w:rPr>
          <w:ins w:id="1233" w:author="Mridul Rajbhar" w:date="2022-10-20T12:37:00Z"/>
          <w:sz w:val="30"/>
          <w:szCs w:val="30"/>
        </w:rPr>
      </w:pPr>
      <w:ins w:id="1234" w:author="Mridul Rajbhar" w:date="2022-10-20T12:37:00Z">
        <w:r w:rsidRPr="008A415D">
          <w:rPr>
            <w:sz w:val="30"/>
            <w:szCs w:val="30"/>
          </w:rPr>
          <w:t xml:space="preserve"> </w:t>
        </w:r>
      </w:ins>
    </w:p>
    <w:p w:rsidR="008A415D" w:rsidRDefault="008A415D">
      <w:pPr>
        <w:pStyle w:val="NoSpacing"/>
        <w:rPr>
          <w:ins w:id="1235" w:author="Mridul Rajbhar" w:date="2022-10-20T12:37:00Z"/>
          <w:sz w:val="30"/>
          <w:szCs w:val="30"/>
        </w:rPr>
      </w:pPr>
      <w:ins w:id="1236" w:author="Mridul Rajbhar" w:date="2022-10-20T12:37:00Z">
        <w:r w:rsidRPr="008A415D">
          <w:rPr>
            <w:sz w:val="30"/>
            <w:szCs w:val="30"/>
          </w:rPr>
          <w:t xml:space="preserve"> </w:t>
        </w:r>
      </w:ins>
    </w:p>
    <w:p w:rsidR="00A72221" w:rsidRPr="008A415D" w:rsidRDefault="00A72221">
      <w:pPr>
        <w:pStyle w:val="NoSpacing"/>
        <w:rPr>
          <w:ins w:id="1237" w:author="Mridul Rajbhar" w:date="2022-10-20T12:37:00Z"/>
          <w:sz w:val="30"/>
          <w:szCs w:val="30"/>
        </w:rPr>
      </w:pPr>
      <w:proofErr w:type="spellStart"/>
      <w:ins w:id="1238" w:author="Mridul Rajbhar" w:date="2022-10-20T12:37:00Z">
        <w:r>
          <w:rPr>
            <w:sz w:val="30"/>
            <w:szCs w:val="30"/>
          </w:rPr>
          <w:t>e.g</w:t>
        </w:r>
        <w:proofErr w:type="spellEnd"/>
        <w:r>
          <w:rPr>
            <w:sz w:val="30"/>
            <w:szCs w:val="30"/>
          </w:rPr>
          <w:t xml:space="preserve"> 2</w:t>
        </w:r>
      </w:ins>
    </w:p>
    <w:p w:rsidR="008A415D" w:rsidRPr="008A415D" w:rsidRDefault="008A415D" w:rsidP="008A415D">
      <w:pPr>
        <w:pStyle w:val="NoSpacing"/>
        <w:rPr>
          <w:ins w:id="1239" w:author="Mridul Rajbhar" w:date="2022-10-20T12:37:00Z"/>
          <w:sz w:val="30"/>
          <w:szCs w:val="30"/>
        </w:rPr>
      </w:pPr>
      <w:ins w:id="1240" w:author="Mridul Rajbhar" w:date="2022-10-20T12:37:00Z">
        <w:r w:rsidRPr="008A415D">
          <w:rPr>
            <w:sz w:val="30"/>
            <w:szCs w:val="30"/>
          </w:rPr>
          <w:t xml:space="preserve"> </w:t>
        </w:r>
        <w:proofErr w:type="gramStart"/>
        <w:r w:rsidRPr="008A415D">
          <w:rPr>
            <w:sz w:val="30"/>
            <w:szCs w:val="30"/>
          </w:rPr>
          <w:t>do</w:t>
        </w:r>
        <w:proofErr w:type="gramEnd"/>
        <w:r w:rsidRPr="008A415D">
          <w:rPr>
            <w:sz w:val="30"/>
            <w:szCs w:val="30"/>
          </w:rPr>
          <w:t xml:space="preserve"> $$</w:t>
        </w:r>
      </w:ins>
    </w:p>
    <w:p w:rsidR="008A415D" w:rsidRPr="008A415D" w:rsidRDefault="008A415D" w:rsidP="008A415D">
      <w:pPr>
        <w:pStyle w:val="NoSpacing"/>
        <w:rPr>
          <w:ins w:id="1241" w:author="Mridul Rajbhar" w:date="2022-10-20T12:37:00Z"/>
          <w:sz w:val="30"/>
          <w:szCs w:val="30"/>
        </w:rPr>
      </w:pPr>
      <w:ins w:id="1242" w:author="Mridul Rajbhar" w:date="2022-10-20T12:37:00Z">
        <w:r w:rsidRPr="008A415D">
          <w:rPr>
            <w:sz w:val="30"/>
            <w:szCs w:val="30"/>
          </w:rPr>
          <w:t xml:space="preserve"> DECLARE</w:t>
        </w:r>
      </w:ins>
    </w:p>
    <w:p w:rsidR="008A415D" w:rsidRPr="008A415D" w:rsidRDefault="008A415D" w:rsidP="008A415D">
      <w:pPr>
        <w:pStyle w:val="NoSpacing"/>
        <w:rPr>
          <w:ins w:id="1243" w:author="Mridul Rajbhar" w:date="2022-10-20T12:37:00Z"/>
          <w:sz w:val="30"/>
          <w:szCs w:val="30"/>
        </w:rPr>
      </w:pPr>
      <w:ins w:id="1244" w:author="Mridul Rajbhar" w:date="2022-10-20T12:37:00Z">
        <w:r w:rsidRPr="008A415D">
          <w:rPr>
            <w:sz w:val="30"/>
            <w:szCs w:val="30"/>
          </w:rPr>
          <w:t xml:space="preserve">  </w:t>
        </w:r>
        <w:proofErr w:type="gramStart"/>
        <w:r w:rsidRPr="008A415D">
          <w:rPr>
            <w:sz w:val="30"/>
            <w:szCs w:val="30"/>
          </w:rPr>
          <w:t>x</w:t>
        </w:r>
        <w:proofErr w:type="gramEnd"/>
        <w:r w:rsidRPr="008A415D">
          <w:rPr>
            <w:sz w:val="30"/>
            <w:szCs w:val="30"/>
          </w:rPr>
          <w:t xml:space="preserve"> integer =  0;</w:t>
        </w:r>
      </w:ins>
    </w:p>
    <w:p w:rsidR="008A415D" w:rsidRPr="008A415D" w:rsidRDefault="008A415D" w:rsidP="008A415D">
      <w:pPr>
        <w:pStyle w:val="NoSpacing"/>
        <w:rPr>
          <w:ins w:id="1245" w:author="Mridul Rajbhar" w:date="2022-10-20T12:37:00Z"/>
          <w:sz w:val="30"/>
          <w:szCs w:val="30"/>
        </w:rPr>
      </w:pPr>
      <w:ins w:id="1246" w:author="Mridul Rajbhar" w:date="2022-10-20T12:37:00Z">
        <w:r w:rsidRPr="008A415D">
          <w:rPr>
            <w:sz w:val="30"/>
            <w:szCs w:val="30"/>
          </w:rPr>
          <w:t xml:space="preserve">  </w:t>
        </w:r>
        <w:proofErr w:type="gramStart"/>
        <w:r w:rsidRPr="008A415D">
          <w:rPr>
            <w:sz w:val="30"/>
            <w:szCs w:val="30"/>
          </w:rPr>
          <w:t>y</w:t>
        </w:r>
        <w:proofErr w:type="gramEnd"/>
        <w:r w:rsidRPr="008A415D">
          <w:rPr>
            <w:sz w:val="30"/>
            <w:szCs w:val="30"/>
          </w:rPr>
          <w:t xml:space="preserve"> integer;</w:t>
        </w:r>
      </w:ins>
    </w:p>
    <w:p w:rsidR="008A415D" w:rsidRPr="008A415D" w:rsidRDefault="008A415D" w:rsidP="008A415D">
      <w:pPr>
        <w:pStyle w:val="NoSpacing"/>
        <w:rPr>
          <w:ins w:id="1247" w:author="Mridul Rajbhar" w:date="2022-10-20T12:37:00Z"/>
          <w:sz w:val="30"/>
          <w:szCs w:val="30"/>
        </w:rPr>
      </w:pPr>
      <w:ins w:id="1248" w:author="Mridul Rajbhar" w:date="2022-10-20T12:37:00Z">
        <w:r w:rsidRPr="008A415D">
          <w:rPr>
            <w:sz w:val="30"/>
            <w:szCs w:val="30"/>
          </w:rPr>
          <w:t xml:space="preserve"> </w:t>
        </w:r>
        <w:proofErr w:type="gramStart"/>
        <w:r w:rsidRPr="008A415D">
          <w:rPr>
            <w:sz w:val="30"/>
            <w:szCs w:val="30"/>
          </w:rPr>
          <w:t>begin</w:t>
        </w:r>
        <w:proofErr w:type="gramEnd"/>
      </w:ins>
    </w:p>
    <w:p w:rsidR="008A415D" w:rsidRPr="008A415D" w:rsidRDefault="008A415D" w:rsidP="008A415D">
      <w:pPr>
        <w:pStyle w:val="NoSpacing"/>
        <w:rPr>
          <w:ins w:id="1249" w:author="Mridul Rajbhar" w:date="2022-10-20T12:37:00Z"/>
          <w:sz w:val="30"/>
          <w:szCs w:val="30"/>
        </w:rPr>
      </w:pPr>
      <w:ins w:id="1250" w:author="Mridul Rajbhar" w:date="2022-10-20T12:37:00Z">
        <w:r w:rsidRPr="008A415D">
          <w:rPr>
            <w:sz w:val="30"/>
            <w:szCs w:val="30"/>
          </w:rPr>
          <w:t xml:space="preserve">  </w:t>
        </w:r>
        <w:proofErr w:type="gramStart"/>
        <w:r w:rsidRPr="008A415D">
          <w:rPr>
            <w:sz w:val="30"/>
            <w:szCs w:val="30"/>
          </w:rPr>
          <w:t>raise</w:t>
        </w:r>
        <w:proofErr w:type="gramEnd"/>
        <w:r w:rsidRPr="008A415D">
          <w:rPr>
            <w:sz w:val="30"/>
            <w:szCs w:val="30"/>
          </w:rPr>
          <w:t xml:space="preserve"> notice 'Value y: %',y;</w:t>
        </w:r>
      </w:ins>
    </w:p>
    <w:p w:rsidR="008A415D" w:rsidRPr="008A415D" w:rsidRDefault="008A415D" w:rsidP="008A415D">
      <w:pPr>
        <w:pStyle w:val="NoSpacing"/>
        <w:rPr>
          <w:ins w:id="1251" w:author="Mridul Rajbhar" w:date="2022-10-20T12:37:00Z"/>
          <w:sz w:val="30"/>
          <w:szCs w:val="30"/>
        </w:rPr>
      </w:pPr>
      <w:ins w:id="1252" w:author="Mridul Rajbhar" w:date="2022-10-20T12:37:00Z">
        <w:r w:rsidRPr="008A415D">
          <w:rPr>
            <w:sz w:val="30"/>
            <w:szCs w:val="30"/>
          </w:rPr>
          <w:t xml:space="preserve">  y = 400;</w:t>
        </w:r>
      </w:ins>
    </w:p>
    <w:p w:rsidR="008A415D" w:rsidRPr="008A415D" w:rsidRDefault="008A415D" w:rsidP="008A415D">
      <w:pPr>
        <w:pStyle w:val="NoSpacing"/>
        <w:rPr>
          <w:ins w:id="1253" w:author="Mridul Rajbhar" w:date="2022-10-20T12:37:00Z"/>
          <w:sz w:val="30"/>
          <w:szCs w:val="30"/>
        </w:rPr>
      </w:pPr>
      <w:ins w:id="1254" w:author="Mridul Rajbhar" w:date="2022-10-20T12:37:00Z">
        <w:r w:rsidRPr="008A415D">
          <w:rPr>
            <w:sz w:val="30"/>
            <w:szCs w:val="30"/>
          </w:rPr>
          <w:t xml:space="preserve">  </w:t>
        </w:r>
        <w:proofErr w:type="gramStart"/>
        <w:r w:rsidRPr="008A415D">
          <w:rPr>
            <w:sz w:val="30"/>
            <w:szCs w:val="30"/>
          </w:rPr>
          <w:t>raise</w:t>
        </w:r>
        <w:proofErr w:type="gramEnd"/>
        <w:r w:rsidRPr="008A415D">
          <w:rPr>
            <w:sz w:val="30"/>
            <w:szCs w:val="30"/>
          </w:rPr>
          <w:t xml:space="preserve"> notice 'value y: % ', y;</w:t>
        </w:r>
      </w:ins>
    </w:p>
    <w:p w:rsidR="008A415D" w:rsidRDefault="008A415D">
      <w:pPr>
        <w:pStyle w:val="NoSpacing"/>
        <w:rPr>
          <w:ins w:id="1255" w:author="Mridul Rajbhar" w:date="2022-10-20T12:23:00Z"/>
          <w:sz w:val="30"/>
          <w:szCs w:val="30"/>
        </w:rPr>
        <w:pPrChange w:id="1256" w:author="Mridul Rajbhar" w:date="2022-10-19T15:59:00Z">
          <w:pPr>
            <w:pStyle w:val="NoSpacing"/>
            <w:ind w:left="360"/>
            <w:jc w:val="center"/>
          </w:pPr>
        </w:pPrChange>
      </w:pPr>
      <w:ins w:id="1257" w:author="Mridul Rajbhar" w:date="2022-10-20T12:37:00Z">
        <w:r w:rsidRPr="008A415D">
          <w:rPr>
            <w:sz w:val="30"/>
            <w:szCs w:val="30"/>
          </w:rPr>
          <w:t xml:space="preserve"> </w:t>
        </w:r>
        <w:proofErr w:type="gramStart"/>
        <w:r w:rsidRPr="008A415D">
          <w:rPr>
            <w:sz w:val="30"/>
            <w:szCs w:val="30"/>
          </w:rPr>
          <w:t>end</w:t>
        </w:r>
        <w:proofErr w:type="gramEnd"/>
        <w:r w:rsidRPr="008A415D">
          <w:rPr>
            <w:sz w:val="30"/>
            <w:szCs w:val="30"/>
          </w:rPr>
          <w:t xml:space="preserve"> $$;</w:t>
        </w:r>
      </w:ins>
    </w:p>
    <w:p w:rsidR="002E6F00" w:rsidRDefault="002E6F00">
      <w:pPr>
        <w:pStyle w:val="NoSpacing"/>
        <w:rPr>
          <w:ins w:id="1258" w:author="Mridul Rajbhar" w:date="2022-10-20T12:51:00Z"/>
          <w:sz w:val="30"/>
          <w:szCs w:val="30"/>
        </w:rPr>
        <w:pPrChange w:id="1259" w:author="Mridul Rajbhar" w:date="2022-10-19T15:59:00Z">
          <w:pPr>
            <w:pStyle w:val="NoSpacing"/>
            <w:ind w:left="360"/>
            <w:jc w:val="center"/>
          </w:pPr>
        </w:pPrChange>
      </w:pPr>
    </w:p>
    <w:p w:rsidR="003B2571" w:rsidRDefault="003B2571">
      <w:pPr>
        <w:pStyle w:val="NoSpacing"/>
        <w:rPr>
          <w:ins w:id="1260" w:author="Mridul Rajbhar" w:date="2022-10-20T12:51:00Z"/>
          <w:sz w:val="30"/>
          <w:szCs w:val="30"/>
        </w:rPr>
        <w:pPrChange w:id="1261" w:author="Mridul Rajbhar" w:date="2022-10-19T15:59:00Z">
          <w:pPr>
            <w:pStyle w:val="NoSpacing"/>
            <w:ind w:left="360"/>
            <w:jc w:val="center"/>
          </w:pPr>
        </w:pPrChange>
      </w:pPr>
    </w:p>
    <w:p w:rsidR="003B2571" w:rsidRDefault="003B2571">
      <w:pPr>
        <w:pStyle w:val="NoSpacing"/>
        <w:rPr>
          <w:ins w:id="1262" w:author="Mridul Rajbhar" w:date="2022-10-20T12:51:00Z"/>
          <w:sz w:val="30"/>
          <w:szCs w:val="30"/>
        </w:rPr>
        <w:pPrChange w:id="1263" w:author="Mridul Rajbhar" w:date="2022-10-19T15:59:00Z">
          <w:pPr>
            <w:pStyle w:val="NoSpacing"/>
            <w:ind w:left="360"/>
            <w:jc w:val="center"/>
          </w:pPr>
        </w:pPrChange>
      </w:pPr>
      <w:proofErr w:type="spellStart"/>
      <w:ins w:id="1264" w:author="Mridul Rajbhar" w:date="2022-10-20T12:51:00Z">
        <w:r>
          <w:rPr>
            <w:sz w:val="30"/>
            <w:szCs w:val="30"/>
          </w:rPr>
          <w:t>e.g</w:t>
        </w:r>
        <w:proofErr w:type="spellEnd"/>
        <w:r>
          <w:rPr>
            <w:sz w:val="30"/>
            <w:szCs w:val="30"/>
          </w:rPr>
          <w:t xml:space="preserve"> 3</w:t>
        </w:r>
      </w:ins>
    </w:p>
    <w:p w:rsidR="003B2571" w:rsidRDefault="003B2571">
      <w:pPr>
        <w:pStyle w:val="NoSpacing"/>
        <w:rPr>
          <w:ins w:id="1265" w:author="Mridul Rajbhar" w:date="2022-10-20T12:51:00Z"/>
          <w:sz w:val="30"/>
          <w:szCs w:val="30"/>
        </w:rPr>
        <w:pPrChange w:id="1266" w:author="Mridul Rajbhar" w:date="2022-10-19T15:59:00Z">
          <w:pPr>
            <w:pStyle w:val="NoSpacing"/>
            <w:ind w:left="360"/>
            <w:jc w:val="center"/>
          </w:pPr>
        </w:pPrChange>
      </w:pPr>
    </w:p>
    <w:p w:rsidR="003B2571" w:rsidRDefault="003B2571">
      <w:pPr>
        <w:pStyle w:val="NoSpacing"/>
        <w:rPr>
          <w:ins w:id="1267" w:author="Mridul Rajbhar" w:date="2022-10-20T12:55:00Z"/>
          <w:color w:val="FF0000"/>
          <w:sz w:val="30"/>
          <w:szCs w:val="30"/>
        </w:rPr>
        <w:pPrChange w:id="1268" w:author="Mridul Rajbhar" w:date="2022-10-19T15:59:00Z">
          <w:pPr>
            <w:pStyle w:val="NoSpacing"/>
            <w:ind w:left="360"/>
            <w:jc w:val="center"/>
          </w:pPr>
        </w:pPrChange>
      </w:pPr>
      <w:ins w:id="1269" w:author="Mridul Rajbhar" w:date="2022-10-20T12:51:00Z">
        <w:r>
          <w:rPr>
            <w:color w:val="FF0000"/>
            <w:sz w:val="30"/>
            <w:szCs w:val="30"/>
          </w:rPr>
          <w:t xml:space="preserve">Here to get the type of the column </w:t>
        </w:r>
      </w:ins>
      <w:ins w:id="1270" w:author="Mridul Rajbhar" w:date="2022-10-20T12:55:00Z">
        <w:r>
          <w:rPr>
            <w:color w:val="FF0000"/>
            <w:sz w:val="30"/>
            <w:szCs w:val="30"/>
          </w:rPr>
          <w:t>and assign it to the variable use syntax</w:t>
        </w:r>
      </w:ins>
    </w:p>
    <w:p w:rsidR="003B2571" w:rsidRDefault="003B2571">
      <w:pPr>
        <w:pStyle w:val="NoSpacing"/>
        <w:rPr>
          <w:ins w:id="1271" w:author="Mridul Rajbhar" w:date="2022-10-20T12:55:00Z"/>
          <w:color w:val="FF0000"/>
          <w:sz w:val="30"/>
          <w:szCs w:val="30"/>
        </w:rPr>
        <w:pPrChange w:id="1272" w:author="Mridul Rajbhar" w:date="2022-10-19T15:59:00Z">
          <w:pPr>
            <w:pStyle w:val="NoSpacing"/>
            <w:ind w:left="360"/>
            <w:jc w:val="center"/>
          </w:pPr>
        </w:pPrChange>
      </w:pPr>
    </w:p>
    <w:p w:rsidR="003B2571" w:rsidRPr="003B2571" w:rsidRDefault="003B2571">
      <w:pPr>
        <w:pStyle w:val="NoSpacing"/>
        <w:rPr>
          <w:ins w:id="1273" w:author="Mridul Rajbhar" w:date="2022-10-20T12:51:00Z"/>
          <w:color w:val="FF0000"/>
          <w:sz w:val="30"/>
          <w:szCs w:val="30"/>
          <w:rPrChange w:id="1274" w:author="Mridul Rajbhar" w:date="2022-10-20T12:51:00Z">
            <w:rPr>
              <w:ins w:id="1275" w:author="Mridul Rajbhar" w:date="2022-10-20T12:51:00Z"/>
              <w:sz w:val="30"/>
              <w:szCs w:val="30"/>
            </w:rPr>
          </w:rPrChange>
        </w:rPr>
        <w:pPrChange w:id="1276" w:author="Mridul Rajbhar" w:date="2022-10-19T15:59:00Z">
          <w:pPr>
            <w:pStyle w:val="NoSpacing"/>
            <w:ind w:left="360"/>
            <w:jc w:val="center"/>
          </w:pPr>
        </w:pPrChange>
      </w:pPr>
      <w:proofErr w:type="spellStart"/>
      <w:ins w:id="1277" w:author="Mridul Rajbhar" w:date="2022-10-20T12:55:00Z">
        <w:r>
          <w:rPr>
            <w:color w:val="FF0000"/>
            <w:sz w:val="30"/>
            <w:szCs w:val="30"/>
          </w:rPr>
          <w:t>Variable_name</w:t>
        </w:r>
        <w:proofErr w:type="spellEnd"/>
        <w:r>
          <w:rPr>
            <w:color w:val="FF0000"/>
            <w:sz w:val="30"/>
            <w:szCs w:val="30"/>
          </w:rPr>
          <w:t xml:space="preserve"> </w:t>
        </w:r>
        <w:proofErr w:type="spellStart"/>
        <w:r>
          <w:rPr>
            <w:color w:val="FF0000"/>
            <w:sz w:val="30"/>
            <w:szCs w:val="30"/>
          </w:rPr>
          <w:t>table_name.column_name%</w:t>
        </w:r>
        <w:proofErr w:type="gramStart"/>
        <w:r>
          <w:rPr>
            <w:color w:val="FF0000"/>
            <w:sz w:val="30"/>
            <w:szCs w:val="30"/>
          </w:rPr>
          <w:t>type</w:t>
        </w:r>
        <w:proofErr w:type="spellEnd"/>
        <w:r>
          <w:rPr>
            <w:color w:val="FF0000"/>
            <w:sz w:val="30"/>
            <w:szCs w:val="30"/>
          </w:rPr>
          <w:t xml:space="preserve"> :=</w:t>
        </w:r>
        <w:proofErr w:type="gramEnd"/>
        <w:r>
          <w:rPr>
            <w:color w:val="FF0000"/>
            <w:sz w:val="30"/>
            <w:szCs w:val="30"/>
          </w:rPr>
          <w:t xml:space="preserve"> 0;</w:t>
        </w:r>
      </w:ins>
    </w:p>
    <w:p w:rsidR="003B2571" w:rsidRDefault="003B2571">
      <w:pPr>
        <w:pStyle w:val="NoSpacing"/>
        <w:rPr>
          <w:ins w:id="1278" w:author="Mridul Rajbhar" w:date="2022-10-20T12:51:00Z"/>
          <w:sz w:val="30"/>
          <w:szCs w:val="30"/>
        </w:rPr>
        <w:pPrChange w:id="1279" w:author="Mridul Rajbhar" w:date="2022-10-19T15:59:00Z">
          <w:pPr>
            <w:pStyle w:val="NoSpacing"/>
            <w:ind w:left="360"/>
            <w:jc w:val="center"/>
          </w:pPr>
        </w:pPrChange>
      </w:pPr>
    </w:p>
    <w:p w:rsidR="003B2571" w:rsidRPr="003B2571" w:rsidRDefault="003B2571" w:rsidP="003B2571">
      <w:pPr>
        <w:pStyle w:val="NoSpacing"/>
        <w:rPr>
          <w:ins w:id="1280" w:author="Mridul Rajbhar" w:date="2022-10-20T12:51:00Z"/>
          <w:sz w:val="30"/>
          <w:szCs w:val="30"/>
        </w:rPr>
      </w:pPr>
      <w:proofErr w:type="gramStart"/>
      <w:ins w:id="1281" w:author="Mridul Rajbhar" w:date="2022-10-20T12:51:00Z">
        <w:r w:rsidRPr="003B2571">
          <w:rPr>
            <w:sz w:val="30"/>
            <w:szCs w:val="30"/>
          </w:rPr>
          <w:t>do</w:t>
        </w:r>
        <w:proofErr w:type="gramEnd"/>
        <w:r w:rsidRPr="003B2571">
          <w:rPr>
            <w:sz w:val="30"/>
            <w:szCs w:val="30"/>
          </w:rPr>
          <w:t xml:space="preserve"> $$</w:t>
        </w:r>
      </w:ins>
    </w:p>
    <w:p w:rsidR="003B2571" w:rsidRPr="003B2571" w:rsidRDefault="003B2571" w:rsidP="003B2571">
      <w:pPr>
        <w:pStyle w:val="NoSpacing"/>
        <w:rPr>
          <w:ins w:id="1282" w:author="Mridul Rajbhar" w:date="2022-10-20T12:51:00Z"/>
          <w:sz w:val="30"/>
          <w:szCs w:val="30"/>
        </w:rPr>
      </w:pPr>
      <w:ins w:id="1283" w:author="Mridul Rajbhar" w:date="2022-10-20T12:51:00Z">
        <w:r w:rsidRPr="003B2571">
          <w:rPr>
            <w:sz w:val="30"/>
            <w:szCs w:val="30"/>
          </w:rPr>
          <w:t>&lt;&lt;</w:t>
        </w:r>
        <w:proofErr w:type="spellStart"/>
        <w:r w:rsidRPr="003B2571">
          <w:rPr>
            <w:sz w:val="30"/>
            <w:szCs w:val="30"/>
          </w:rPr>
          <w:t>employee_details</w:t>
        </w:r>
        <w:proofErr w:type="spellEnd"/>
        <w:r w:rsidRPr="003B2571">
          <w:rPr>
            <w:sz w:val="30"/>
            <w:szCs w:val="30"/>
          </w:rPr>
          <w:t>&gt;&gt;</w:t>
        </w:r>
      </w:ins>
    </w:p>
    <w:p w:rsidR="003B2571" w:rsidRPr="003B2571" w:rsidRDefault="003B2571" w:rsidP="003B2571">
      <w:pPr>
        <w:pStyle w:val="NoSpacing"/>
        <w:rPr>
          <w:ins w:id="1284" w:author="Mridul Rajbhar" w:date="2022-10-20T12:51:00Z"/>
          <w:sz w:val="30"/>
          <w:szCs w:val="30"/>
        </w:rPr>
      </w:pPr>
      <w:ins w:id="1285" w:author="Mridul Rajbhar" w:date="2022-10-20T12:51:00Z">
        <w:r w:rsidRPr="003B2571">
          <w:rPr>
            <w:sz w:val="30"/>
            <w:szCs w:val="30"/>
          </w:rPr>
          <w:t>DECLARE</w:t>
        </w:r>
      </w:ins>
    </w:p>
    <w:p w:rsidR="003B2571" w:rsidRPr="003B2571" w:rsidRDefault="003B2571" w:rsidP="003B2571">
      <w:pPr>
        <w:pStyle w:val="NoSpacing"/>
        <w:rPr>
          <w:ins w:id="1286" w:author="Mridul Rajbhar" w:date="2022-10-20T12:51:00Z"/>
          <w:sz w:val="30"/>
          <w:szCs w:val="30"/>
        </w:rPr>
      </w:pPr>
      <w:ins w:id="1287" w:author="Mridul Rajbhar" w:date="2022-10-20T12:51:00Z">
        <w:r w:rsidRPr="003B2571">
          <w:rPr>
            <w:sz w:val="30"/>
            <w:szCs w:val="30"/>
          </w:rPr>
          <w:tab/>
        </w:r>
        <w:proofErr w:type="spellStart"/>
        <w:proofErr w:type="gramStart"/>
        <w:r w:rsidRPr="003B2571">
          <w:rPr>
            <w:sz w:val="30"/>
            <w:szCs w:val="30"/>
          </w:rPr>
          <w:t>employeeFirstName</w:t>
        </w:r>
        <w:proofErr w:type="spellEnd"/>
        <w:proofErr w:type="gramEnd"/>
        <w:r w:rsidRPr="003B2571">
          <w:rPr>
            <w:sz w:val="30"/>
            <w:szCs w:val="30"/>
          </w:rPr>
          <w:t xml:space="preserve"> </w:t>
        </w:r>
        <w:proofErr w:type="spellStart"/>
        <w:r w:rsidRPr="003B2571">
          <w:rPr>
            <w:sz w:val="30"/>
            <w:szCs w:val="30"/>
          </w:rPr>
          <w:t>employees.first_name%type</w:t>
        </w:r>
        <w:proofErr w:type="spellEnd"/>
        <w:r w:rsidRPr="003B2571">
          <w:rPr>
            <w:sz w:val="30"/>
            <w:szCs w:val="30"/>
          </w:rPr>
          <w:t>;</w:t>
        </w:r>
      </w:ins>
    </w:p>
    <w:p w:rsidR="003B2571" w:rsidRPr="003B2571" w:rsidRDefault="003B2571" w:rsidP="003B2571">
      <w:pPr>
        <w:pStyle w:val="NoSpacing"/>
        <w:rPr>
          <w:ins w:id="1288" w:author="Mridul Rajbhar" w:date="2022-10-20T12:51:00Z"/>
          <w:sz w:val="30"/>
          <w:szCs w:val="30"/>
        </w:rPr>
      </w:pPr>
      <w:ins w:id="1289" w:author="Mridul Rajbhar" w:date="2022-10-20T12:51:00Z">
        <w:r w:rsidRPr="003B2571">
          <w:rPr>
            <w:sz w:val="30"/>
            <w:szCs w:val="30"/>
          </w:rPr>
          <w:tab/>
        </w:r>
        <w:proofErr w:type="spellStart"/>
        <w:r w:rsidRPr="003B2571">
          <w:rPr>
            <w:sz w:val="30"/>
            <w:szCs w:val="30"/>
          </w:rPr>
          <w:t>employee_id</w:t>
        </w:r>
        <w:proofErr w:type="spellEnd"/>
        <w:r w:rsidRPr="003B2571">
          <w:rPr>
            <w:sz w:val="30"/>
            <w:szCs w:val="30"/>
          </w:rPr>
          <w:t xml:space="preserve"> </w:t>
        </w:r>
        <w:proofErr w:type="spellStart"/>
        <w:r w:rsidRPr="003B2571">
          <w:rPr>
            <w:sz w:val="30"/>
            <w:szCs w:val="30"/>
          </w:rPr>
          <w:t>employees.id%type</w:t>
        </w:r>
        <w:proofErr w:type="spellEnd"/>
        <w:r w:rsidRPr="003B2571">
          <w:rPr>
            <w:sz w:val="30"/>
            <w:szCs w:val="30"/>
          </w:rPr>
          <w:t xml:space="preserve"> = 78;</w:t>
        </w:r>
      </w:ins>
    </w:p>
    <w:p w:rsidR="003B2571" w:rsidRPr="003B2571" w:rsidRDefault="003B2571" w:rsidP="003B2571">
      <w:pPr>
        <w:pStyle w:val="NoSpacing"/>
        <w:rPr>
          <w:ins w:id="1290" w:author="Mridul Rajbhar" w:date="2022-10-20T12:51:00Z"/>
          <w:sz w:val="30"/>
          <w:szCs w:val="30"/>
        </w:rPr>
      </w:pPr>
      <w:proofErr w:type="gramStart"/>
      <w:ins w:id="1291" w:author="Mridul Rajbhar" w:date="2022-10-20T12:51:00Z">
        <w:r w:rsidRPr="003B2571">
          <w:rPr>
            <w:sz w:val="30"/>
            <w:szCs w:val="30"/>
          </w:rPr>
          <w:t>begin</w:t>
        </w:r>
        <w:proofErr w:type="gramEnd"/>
      </w:ins>
    </w:p>
    <w:p w:rsidR="003B2571" w:rsidRPr="003B2571" w:rsidRDefault="003B2571" w:rsidP="003B2571">
      <w:pPr>
        <w:pStyle w:val="NoSpacing"/>
        <w:rPr>
          <w:ins w:id="1292" w:author="Mridul Rajbhar" w:date="2022-10-20T12:51:00Z"/>
          <w:sz w:val="30"/>
          <w:szCs w:val="30"/>
        </w:rPr>
      </w:pPr>
      <w:ins w:id="1293" w:author="Mridul Rajbhar" w:date="2022-10-20T12:51:00Z">
        <w:r w:rsidRPr="003B2571">
          <w:rPr>
            <w:sz w:val="30"/>
            <w:szCs w:val="30"/>
          </w:rPr>
          <w:lastRenderedPageBreak/>
          <w:tab/>
        </w:r>
        <w:proofErr w:type="gramStart"/>
        <w:r w:rsidRPr="003B2571">
          <w:rPr>
            <w:sz w:val="30"/>
            <w:szCs w:val="30"/>
          </w:rPr>
          <w:t>select</w:t>
        </w:r>
        <w:proofErr w:type="gramEnd"/>
        <w:r w:rsidRPr="003B2571">
          <w:rPr>
            <w:sz w:val="30"/>
            <w:szCs w:val="30"/>
          </w:rPr>
          <w:t xml:space="preserve"> </w:t>
        </w:r>
        <w:proofErr w:type="spellStart"/>
        <w:r w:rsidRPr="003B2571">
          <w:rPr>
            <w:sz w:val="30"/>
            <w:szCs w:val="30"/>
          </w:rPr>
          <w:t>first_name</w:t>
        </w:r>
        <w:proofErr w:type="spellEnd"/>
        <w:r w:rsidRPr="003B2571">
          <w:rPr>
            <w:sz w:val="30"/>
            <w:szCs w:val="30"/>
          </w:rPr>
          <w:t xml:space="preserve"> into </w:t>
        </w:r>
        <w:proofErr w:type="spellStart"/>
        <w:r w:rsidRPr="003B2571">
          <w:rPr>
            <w:sz w:val="30"/>
            <w:szCs w:val="30"/>
          </w:rPr>
          <w:t>employeeFirstName</w:t>
        </w:r>
        <w:proofErr w:type="spellEnd"/>
      </w:ins>
    </w:p>
    <w:p w:rsidR="003B2571" w:rsidRPr="003B2571" w:rsidRDefault="003B2571" w:rsidP="003B2571">
      <w:pPr>
        <w:pStyle w:val="NoSpacing"/>
        <w:rPr>
          <w:ins w:id="1294" w:author="Mridul Rajbhar" w:date="2022-10-20T12:51:00Z"/>
          <w:sz w:val="30"/>
          <w:szCs w:val="30"/>
        </w:rPr>
      </w:pPr>
      <w:ins w:id="1295" w:author="Mridul Rajbhar" w:date="2022-10-20T12:51:00Z">
        <w:r w:rsidRPr="003B2571">
          <w:rPr>
            <w:sz w:val="30"/>
            <w:szCs w:val="30"/>
          </w:rPr>
          <w:tab/>
        </w:r>
        <w:proofErr w:type="gramStart"/>
        <w:r w:rsidRPr="003B2571">
          <w:rPr>
            <w:sz w:val="30"/>
            <w:szCs w:val="30"/>
          </w:rPr>
          <w:t>from</w:t>
        </w:r>
        <w:proofErr w:type="gramEnd"/>
        <w:r w:rsidRPr="003B2571">
          <w:rPr>
            <w:sz w:val="30"/>
            <w:szCs w:val="30"/>
          </w:rPr>
          <w:t xml:space="preserve"> employees</w:t>
        </w:r>
      </w:ins>
    </w:p>
    <w:p w:rsidR="003B2571" w:rsidRPr="003B2571" w:rsidRDefault="003B2571" w:rsidP="003B2571">
      <w:pPr>
        <w:pStyle w:val="NoSpacing"/>
        <w:rPr>
          <w:ins w:id="1296" w:author="Mridul Rajbhar" w:date="2022-10-20T12:51:00Z"/>
          <w:sz w:val="30"/>
          <w:szCs w:val="30"/>
        </w:rPr>
      </w:pPr>
      <w:ins w:id="1297" w:author="Mridul Rajbhar" w:date="2022-10-20T12:51:00Z">
        <w:r w:rsidRPr="003B2571">
          <w:rPr>
            <w:sz w:val="30"/>
            <w:szCs w:val="30"/>
          </w:rPr>
          <w:tab/>
        </w:r>
        <w:proofErr w:type="gramStart"/>
        <w:r w:rsidRPr="003B2571">
          <w:rPr>
            <w:sz w:val="30"/>
            <w:szCs w:val="30"/>
          </w:rPr>
          <w:t>where</w:t>
        </w:r>
        <w:proofErr w:type="gramEnd"/>
        <w:r w:rsidRPr="003B2571">
          <w:rPr>
            <w:sz w:val="30"/>
            <w:szCs w:val="30"/>
          </w:rPr>
          <w:t xml:space="preserve"> </w:t>
        </w:r>
        <w:proofErr w:type="spellStart"/>
        <w:r w:rsidRPr="003B2571">
          <w:rPr>
            <w:sz w:val="30"/>
            <w:szCs w:val="30"/>
          </w:rPr>
          <w:t>employee_id</w:t>
        </w:r>
        <w:proofErr w:type="spellEnd"/>
        <w:r w:rsidRPr="003B2571">
          <w:rPr>
            <w:sz w:val="30"/>
            <w:szCs w:val="30"/>
          </w:rPr>
          <w:t xml:space="preserve"> = 78;</w:t>
        </w:r>
      </w:ins>
    </w:p>
    <w:p w:rsidR="003B2571" w:rsidRPr="003B2571" w:rsidRDefault="003B2571" w:rsidP="003B2571">
      <w:pPr>
        <w:pStyle w:val="NoSpacing"/>
        <w:rPr>
          <w:ins w:id="1298" w:author="Mridul Rajbhar" w:date="2022-10-20T12:51:00Z"/>
          <w:sz w:val="30"/>
          <w:szCs w:val="30"/>
        </w:rPr>
      </w:pPr>
      <w:ins w:id="1299" w:author="Mridul Rajbhar" w:date="2022-10-20T12:51:00Z">
        <w:r w:rsidRPr="003B2571">
          <w:rPr>
            <w:sz w:val="30"/>
            <w:szCs w:val="30"/>
          </w:rPr>
          <w:tab/>
        </w:r>
      </w:ins>
    </w:p>
    <w:p w:rsidR="003B2571" w:rsidRPr="003B2571" w:rsidRDefault="003B2571" w:rsidP="003B2571">
      <w:pPr>
        <w:pStyle w:val="NoSpacing"/>
        <w:rPr>
          <w:ins w:id="1300" w:author="Mridul Rajbhar" w:date="2022-10-20T12:51:00Z"/>
          <w:sz w:val="30"/>
          <w:szCs w:val="30"/>
        </w:rPr>
      </w:pPr>
      <w:ins w:id="1301" w:author="Mridul Rajbhar" w:date="2022-10-20T12:51:00Z">
        <w:r w:rsidRPr="003B2571">
          <w:rPr>
            <w:sz w:val="30"/>
            <w:szCs w:val="30"/>
          </w:rPr>
          <w:tab/>
        </w:r>
        <w:proofErr w:type="gramStart"/>
        <w:r w:rsidRPr="003B2571">
          <w:rPr>
            <w:sz w:val="30"/>
            <w:szCs w:val="30"/>
          </w:rPr>
          <w:t>raise</w:t>
        </w:r>
        <w:proofErr w:type="gramEnd"/>
        <w:r w:rsidRPr="003B2571">
          <w:rPr>
            <w:sz w:val="30"/>
            <w:szCs w:val="30"/>
          </w:rPr>
          <w:t xml:space="preserve"> notice 'employee 78 name is %', </w:t>
        </w:r>
        <w:proofErr w:type="spellStart"/>
        <w:r w:rsidRPr="003B2571">
          <w:rPr>
            <w:sz w:val="30"/>
            <w:szCs w:val="30"/>
          </w:rPr>
          <w:t>employeeFirstName</w:t>
        </w:r>
        <w:proofErr w:type="spellEnd"/>
        <w:r w:rsidRPr="003B2571">
          <w:rPr>
            <w:sz w:val="30"/>
            <w:szCs w:val="30"/>
          </w:rPr>
          <w:t>;</w:t>
        </w:r>
      </w:ins>
    </w:p>
    <w:p w:rsidR="003B2571" w:rsidRPr="003B2571" w:rsidRDefault="003B2571" w:rsidP="003B2571">
      <w:pPr>
        <w:pStyle w:val="NoSpacing"/>
        <w:rPr>
          <w:ins w:id="1302" w:author="Mridul Rajbhar" w:date="2022-10-20T12:51:00Z"/>
          <w:sz w:val="30"/>
          <w:szCs w:val="30"/>
        </w:rPr>
      </w:pPr>
      <w:ins w:id="1303" w:author="Mridul Rajbhar" w:date="2022-10-20T12:51:00Z">
        <w:r w:rsidRPr="003B2571">
          <w:rPr>
            <w:sz w:val="30"/>
            <w:szCs w:val="30"/>
          </w:rPr>
          <w:tab/>
        </w:r>
      </w:ins>
    </w:p>
    <w:p w:rsidR="003B2571" w:rsidRDefault="003B2571">
      <w:pPr>
        <w:pStyle w:val="NoSpacing"/>
        <w:rPr>
          <w:ins w:id="1304" w:author="Mridul Rajbhar" w:date="2022-10-20T12:59:00Z"/>
          <w:sz w:val="30"/>
          <w:szCs w:val="30"/>
        </w:rPr>
        <w:pPrChange w:id="1305" w:author="Mridul Rajbhar" w:date="2022-10-19T15:59:00Z">
          <w:pPr>
            <w:pStyle w:val="NoSpacing"/>
            <w:ind w:left="360"/>
            <w:jc w:val="center"/>
          </w:pPr>
        </w:pPrChange>
      </w:pPr>
      <w:proofErr w:type="gramStart"/>
      <w:ins w:id="1306" w:author="Mridul Rajbhar" w:date="2022-10-20T12:51:00Z">
        <w:r w:rsidRPr="003B2571">
          <w:rPr>
            <w:sz w:val="30"/>
            <w:szCs w:val="30"/>
          </w:rPr>
          <w:t>end</w:t>
        </w:r>
        <w:proofErr w:type="gramEnd"/>
        <w:r w:rsidRPr="003B2571">
          <w:rPr>
            <w:sz w:val="30"/>
            <w:szCs w:val="30"/>
          </w:rPr>
          <w:t xml:space="preserve"> </w:t>
        </w:r>
        <w:proofErr w:type="spellStart"/>
        <w:r w:rsidRPr="003B2571">
          <w:rPr>
            <w:sz w:val="30"/>
            <w:szCs w:val="30"/>
          </w:rPr>
          <w:t>employee_details</w:t>
        </w:r>
      </w:ins>
      <w:proofErr w:type="spellEnd"/>
    </w:p>
    <w:p w:rsidR="00DE23BD" w:rsidRDefault="00DE23BD">
      <w:pPr>
        <w:pStyle w:val="NoSpacing"/>
        <w:rPr>
          <w:ins w:id="1307" w:author="Mridul Rajbhar" w:date="2022-10-20T12:59:00Z"/>
          <w:sz w:val="30"/>
          <w:szCs w:val="30"/>
        </w:rPr>
        <w:pPrChange w:id="1308" w:author="Mridul Rajbhar" w:date="2022-10-19T15:59:00Z">
          <w:pPr>
            <w:pStyle w:val="NoSpacing"/>
            <w:ind w:left="360"/>
            <w:jc w:val="center"/>
          </w:pPr>
        </w:pPrChange>
      </w:pPr>
    </w:p>
    <w:p w:rsidR="00DE23BD" w:rsidRDefault="00DE23BD">
      <w:pPr>
        <w:pStyle w:val="NoSpacing"/>
        <w:rPr>
          <w:ins w:id="1309" w:author="Mridul Rajbhar" w:date="2022-10-20T12:59:00Z"/>
          <w:sz w:val="30"/>
          <w:szCs w:val="30"/>
        </w:rPr>
        <w:pPrChange w:id="1310" w:author="Mridul Rajbhar" w:date="2022-10-19T15:59:00Z">
          <w:pPr>
            <w:pStyle w:val="NoSpacing"/>
            <w:ind w:left="360"/>
            <w:jc w:val="center"/>
          </w:pPr>
        </w:pPrChange>
      </w:pPr>
    </w:p>
    <w:p w:rsidR="00DE23BD" w:rsidRDefault="00DE23BD">
      <w:pPr>
        <w:pStyle w:val="NoSpacing"/>
        <w:rPr>
          <w:ins w:id="1311" w:author="Mridul Rajbhar" w:date="2022-10-20T13:00:00Z"/>
          <w:color w:val="7030A0"/>
          <w:sz w:val="30"/>
          <w:szCs w:val="30"/>
        </w:rPr>
        <w:pPrChange w:id="1312" w:author="Mridul Rajbhar" w:date="2022-10-19T15:59:00Z">
          <w:pPr>
            <w:pStyle w:val="NoSpacing"/>
            <w:ind w:left="360"/>
            <w:jc w:val="center"/>
          </w:pPr>
        </w:pPrChange>
      </w:pPr>
      <w:ins w:id="1313" w:author="Mridul Rajbhar" w:date="2022-10-20T12:59:00Z">
        <w:r>
          <w:rPr>
            <w:color w:val="7030A0"/>
            <w:sz w:val="30"/>
            <w:szCs w:val="30"/>
          </w:rPr>
          <w:t xml:space="preserve">Outer block </w:t>
        </w:r>
      </w:ins>
    </w:p>
    <w:p w:rsidR="00DE23BD" w:rsidRPr="00DE23BD" w:rsidRDefault="00DE23BD">
      <w:pPr>
        <w:pStyle w:val="NoSpacing"/>
        <w:rPr>
          <w:ins w:id="1314" w:author="Mridul Rajbhar" w:date="2022-10-20T12:59:00Z"/>
          <w:color w:val="000000" w:themeColor="text1"/>
          <w:sz w:val="30"/>
          <w:szCs w:val="30"/>
          <w:rPrChange w:id="1315" w:author="Mridul Rajbhar" w:date="2022-10-20T13:00:00Z">
            <w:rPr>
              <w:ins w:id="1316" w:author="Mridul Rajbhar" w:date="2022-10-20T12:59:00Z"/>
              <w:color w:val="7030A0"/>
              <w:sz w:val="30"/>
              <w:szCs w:val="30"/>
            </w:rPr>
          </w:rPrChange>
        </w:rPr>
        <w:pPrChange w:id="1317" w:author="Mridul Rajbhar" w:date="2022-10-19T15:59:00Z">
          <w:pPr>
            <w:pStyle w:val="NoSpacing"/>
            <w:ind w:left="360"/>
            <w:jc w:val="center"/>
          </w:pPr>
        </w:pPrChange>
      </w:pPr>
      <w:ins w:id="1318" w:author="Mridul Rajbhar" w:date="2022-10-20T13:00:00Z">
        <w:r>
          <w:rPr>
            <w:color w:val="7030A0"/>
            <w:sz w:val="30"/>
            <w:szCs w:val="30"/>
          </w:rPr>
          <w:tab/>
        </w:r>
        <w:proofErr w:type="gramStart"/>
        <w:r>
          <w:rPr>
            <w:color w:val="000000" w:themeColor="text1"/>
            <w:sz w:val="30"/>
            <w:szCs w:val="30"/>
          </w:rPr>
          <w:t>x</w:t>
        </w:r>
        <w:proofErr w:type="gramEnd"/>
        <w:r>
          <w:rPr>
            <w:color w:val="000000" w:themeColor="text1"/>
            <w:sz w:val="30"/>
            <w:szCs w:val="30"/>
          </w:rPr>
          <w:t xml:space="preserve">-&gt; </w:t>
        </w:r>
      </w:ins>
      <w:ins w:id="1319" w:author="Mridul Rajbhar" w:date="2022-10-20T13:01:00Z">
        <w:r>
          <w:rPr>
            <w:color w:val="000000" w:themeColor="text1"/>
            <w:sz w:val="30"/>
            <w:szCs w:val="30"/>
          </w:rPr>
          <w:t>variable</w:t>
        </w:r>
      </w:ins>
    </w:p>
    <w:p w:rsidR="00DE23BD" w:rsidRDefault="00DE23BD">
      <w:pPr>
        <w:pStyle w:val="NoSpacing"/>
        <w:rPr>
          <w:ins w:id="1320" w:author="Mridul Rajbhar" w:date="2022-10-20T13:00:00Z"/>
          <w:color w:val="000000" w:themeColor="text1"/>
          <w:sz w:val="30"/>
          <w:szCs w:val="30"/>
        </w:rPr>
        <w:pPrChange w:id="1321" w:author="Mridul Rajbhar" w:date="2022-10-19T15:59:00Z">
          <w:pPr>
            <w:pStyle w:val="NoSpacing"/>
            <w:ind w:left="360"/>
            <w:jc w:val="center"/>
          </w:pPr>
        </w:pPrChange>
      </w:pPr>
      <w:ins w:id="1322" w:author="Mridul Rajbhar" w:date="2022-10-20T13:00:00Z">
        <w:r>
          <w:rPr>
            <w:color w:val="000000" w:themeColor="text1"/>
            <w:sz w:val="30"/>
            <w:szCs w:val="30"/>
          </w:rPr>
          <w:tab/>
          <w:t>----------------</w:t>
        </w:r>
      </w:ins>
    </w:p>
    <w:p w:rsidR="00DE23BD" w:rsidRDefault="00DE23BD">
      <w:pPr>
        <w:pStyle w:val="NoSpacing"/>
        <w:rPr>
          <w:ins w:id="1323" w:author="Mridul Rajbhar" w:date="2022-10-20T13:00:00Z"/>
          <w:color w:val="7030A0"/>
          <w:sz w:val="30"/>
          <w:szCs w:val="30"/>
        </w:rPr>
        <w:pPrChange w:id="1324" w:author="Mridul Rajbhar" w:date="2022-10-19T15:59:00Z">
          <w:pPr>
            <w:pStyle w:val="NoSpacing"/>
            <w:ind w:left="360"/>
            <w:jc w:val="center"/>
          </w:pPr>
        </w:pPrChange>
      </w:pPr>
      <w:ins w:id="1325" w:author="Mridul Rajbhar" w:date="2022-10-20T13:00:00Z">
        <w:r>
          <w:rPr>
            <w:color w:val="000000" w:themeColor="text1"/>
            <w:sz w:val="30"/>
            <w:szCs w:val="30"/>
          </w:rPr>
          <w:tab/>
        </w:r>
        <w:r>
          <w:rPr>
            <w:color w:val="7030A0"/>
            <w:sz w:val="30"/>
            <w:szCs w:val="30"/>
          </w:rPr>
          <w:t>Inner block</w:t>
        </w:r>
      </w:ins>
    </w:p>
    <w:p w:rsidR="00DE23BD" w:rsidRPr="00DE23BD" w:rsidRDefault="00DE23BD">
      <w:pPr>
        <w:pStyle w:val="NoSpacing"/>
        <w:rPr>
          <w:ins w:id="1326" w:author="Mridul Rajbhar" w:date="2022-10-20T13:01:00Z"/>
          <w:color w:val="000000" w:themeColor="text1"/>
          <w:sz w:val="30"/>
          <w:szCs w:val="30"/>
          <w:rPrChange w:id="1327" w:author="Mridul Rajbhar" w:date="2022-10-20T13:01:00Z">
            <w:rPr>
              <w:ins w:id="1328" w:author="Mridul Rajbhar" w:date="2022-10-20T13:01:00Z"/>
              <w:color w:val="7030A0"/>
              <w:sz w:val="30"/>
              <w:szCs w:val="30"/>
            </w:rPr>
          </w:rPrChange>
        </w:rPr>
        <w:pPrChange w:id="1329" w:author="Mridul Rajbhar" w:date="2022-10-19T15:59:00Z">
          <w:pPr>
            <w:pStyle w:val="NoSpacing"/>
            <w:ind w:left="360"/>
            <w:jc w:val="center"/>
          </w:pPr>
        </w:pPrChange>
      </w:pPr>
      <w:ins w:id="1330" w:author="Mridul Rajbhar" w:date="2022-10-20T13:00:00Z">
        <w:r w:rsidRPr="00DE23BD">
          <w:rPr>
            <w:color w:val="000000" w:themeColor="text1"/>
            <w:sz w:val="30"/>
            <w:szCs w:val="30"/>
            <w:rPrChange w:id="1331" w:author="Mridul Rajbhar" w:date="2022-10-20T13:01:00Z">
              <w:rPr>
                <w:color w:val="7030A0"/>
                <w:sz w:val="30"/>
                <w:szCs w:val="30"/>
              </w:rPr>
            </w:rPrChange>
          </w:rPr>
          <w:tab/>
        </w:r>
        <w:r w:rsidRPr="00DE23BD">
          <w:rPr>
            <w:color w:val="000000" w:themeColor="text1"/>
            <w:sz w:val="30"/>
            <w:szCs w:val="30"/>
            <w:rPrChange w:id="1332" w:author="Mridul Rajbhar" w:date="2022-10-20T13:01:00Z">
              <w:rPr>
                <w:color w:val="7030A0"/>
                <w:sz w:val="30"/>
                <w:szCs w:val="30"/>
              </w:rPr>
            </w:rPrChange>
          </w:rPr>
          <w:tab/>
        </w:r>
      </w:ins>
      <w:proofErr w:type="gramStart"/>
      <w:ins w:id="1333" w:author="Mridul Rajbhar" w:date="2022-10-20T13:01:00Z">
        <w:r w:rsidRPr="00DE23BD">
          <w:rPr>
            <w:color w:val="000000" w:themeColor="text1"/>
            <w:sz w:val="30"/>
            <w:szCs w:val="30"/>
            <w:rPrChange w:id="1334" w:author="Mridul Rajbhar" w:date="2022-10-20T13:01:00Z">
              <w:rPr>
                <w:color w:val="7030A0"/>
                <w:sz w:val="30"/>
                <w:szCs w:val="30"/>
              </w:rPr>
            </w:rPrChange>
          </w:rPr>
          <w:t>x</w:t>
        </w:r>
        <w:proofErr w:type="gramEnd"/>
        <w:r w:rsidRPr="00DE23BD">
          <w:rPr>
            <w:color w:val="000000" w:themeColor="text1"/>
            <w:sz w:val="30"/>
            <w:szCs w:val="30"/>
            <w:rPrChange w:id="1335" w:author="Mridul Rajbhar" w:date="2022-10-20T13:01:00Z">
              <w:rPr>
                <w:color w:val="7030A0"/>
                <w:sz w:val="30"/>
                <w:szCs w:val="30"/>
              </w:rPr>
            </w:rPrChange>
          </w:rPr>
          <w:t>-&gt;variable</w:t>
        </w:r>
        <w:r>
          <w:rPr>
            <w:color w:val="000000" w:themeColor="text1"/>
            <w:sz w:val="30"/>
            <w:szCs w:val="30"/>
          </w:rPr>
          <w:t xml:space="preserve"> (local to inner block)</w:t>
        </w:r>
      </w:ins>
    </w:p>
    <w:p w:rsidR="00DE23BD" w:rsidRDefault="00DE23BD">
      <w:pPr>
        <w:pStyle w:val="NoSpacing"/>
        <w:ind w:left="720" w:firstLine="720"/>
        <w:rPr>
          <w:ins w:id="1336" w:author="Mridul Rajbhar" w:date="2022-10-20T13:02:00Z"/>
          <w:color w:val="000000" w:themeColor="text1"/>
          <w:sz w:val="30"/>
          <w:szCs w:val="30"/>
        </w:rPr>
        <w:pPrChange w:id="1337" w:author="Mridul Rajbhar" w:date="2022-10-20T13:01:00Z">
          <w:pPr>
            <w:pStyle w:val="NoSpacing"/>
            <w:ind w:left="360"/>
            <w:jc w:val="center"/>
          </w:pPr>
        </w:pPrChange>
      </w:pPr>
      <w:ins w:id="1338" w:author="Mridul Rajbhar" w:date="2022-10-20T13:00:00Z">
        <w:r>
          <w:rPr>
            <w:color w:val="000000" w:themeColor="text1"/>
            <w:sz w:val="30"/>
            <w:szCs w:val="30"/>
          </w:rPr>
          <w:t>-------------</w:t>
        </w:r>
      </w:ins>
    </w:p>
    <w:p w:rsidR="00F14D71" w:rsidRDefault="00F14D71">
      <w:pPr>
        <w:pStyle w:val="NoSpacing"/>
        <w:rPr>
          <w:ins w:id="1339" w:author="Mridul Rajbhar" w:date="2022-10-20T13:02:00Z"/>
          <w:color w:val="000000" w:themeColor="text1"/>
          <w:sz w:val="30"/>
          <w:szCs w:val="30"/>
        </w:rPr>
        <w:pPrChange w:id="1340" w:author="Mridul Rajbhar" w:date="2022-10-20T13:02:00Z">
          <w:pPr>
            <w:pStyle w:val="NoSpacing"/>
            <w:ind w:left="360"/>
            <w:jc w:val="center"/>
          </w:pPr>
        </w:pPrChange>
      </w:pPr>
      <w:ins w:id="1341" w:author="Mridul Rajbhar" w:date="2022-10-20T13:02:00Z">
        <w:r>
          <w:rPr>
            <w:color w:val="000000" w:themeColor="text1"/>
            <w:sz w:val="30"/>
            <w:szCs w:val="30"/>
          </w:rPr>
          <w:tab/>
          <w:t>End inner block</w:t>
        </w:r>
      </w:ins>
    </w:p>
    <w:p w:rsidR="00F14D71" w:rsidRDefault="00F14D71">
      <w:pPr>
        <w:pStyle w:val="NoSpacing"/>
        <w:rPr>
          <w:ins w:id="1342" w:author="Mridul Rajbhar" w:date="2022-10-20T13:09:00Z"/>
          <w:color w:val="000000" w:themeColor="text1"/>
          <w:sz w:val="30"/>
          <w:szCs w:val="30"/>
        </w:rPr>
        <w:pPrChange w:id="1343" w:author="Mridul Rajbhar" w:date="2022-10-20T13:02:00Z">
          <w:pPr>
            <w:pStyle w:val="NoSpacing"/>
            <w:ind w:left="360"/>
            <w:jc w:val="center"/>
          </w:pPr>
        </w:pPrChange>
      </w:pPr>
      <w:ins w:id="1344" w:author="Mridul Rajbhar" w:date="2022-10-20T13:02:00Z">
        <w:r>
          <w:rPr>
            <w:color w:val="000000" w:themeColor="text1"/>
            <w:sz w:val="30"/>
            <w:szCs w:val="30"/>
          </w:rPr>
          <w:t>End outer block</w:t>
        </w:r>
      </w:ins>
    </w:p>
    <w:p w:rsidR="00175F10" w:rsidRDefault="00175F10">
      <w:pPr>
        <w:pStyle w:val="NoSpacing"/>
        <w:rPr>
          <w:ins w:id="1345" w:author="Mridul Rajbhar" w:date="2022-10-20T13:09:00Z"/>
          <w:color w:val="000000" w:themeColor="text1"/>
          <w:sz w:val="30"/>
          <w:szCs w:val="30"/>
        </w:rPr>
        <w:pPrChange w:id="1346" w:author="Mridul Rajbhar" w:date="2022-10-20T13:02:00Z">
          <w:pPr>
            <w:pStyle w:val="NoSpacing"/>
            <w:ind w:left="360"/>
            <w:jc w:val="center"/>
          </w:pPr>
        </w:pPrChange>
      </w:pPr>
    </w:p>
    <w:p w:rsidR="00175F10" w:rsidRDefault="00175F10">
      <w:pPr>
        <w:pStyle w:val="NoSpacing"/>
        <w:rPr>
          <w:ins w:id="1347" w:author="Mridul Rajbhar" w:date="2022-10-20T13:09:00Z"/>
          <w:color w:val="000000" w:themeColor="text1"/>
          <w:sz w:val="30"/>
          <w:szCs w:val="30"/>
        </w:rPr>
        <w:pPrChange w:id="1348" w:author="Mridul Rajbhar" w:date="2022-10-20T13:02:00Z">
          <w:pPr>
            <w:pStyle w:val="NoSpacing"/>
            <w:ind w:left="360"/>
            <w:jc w:val="center"/>
          </w:pPr>
        </w:pPrChange>
      </w:pPr>
    </w:p>
    <w:p w:rsidR="001729C4" w:rsidRDefault="001729C4">
      <w:pPr>
        <w:pStyle w:val="NoSpacing"/>
        <w:rPr>
          <w:ins w:id="1349" w:author="Mridul Rajbhar" w:date="2022-10-20T13:09:00Z"/>
          <w:color w:val="1F4E79" w:themeColor="accent1" w:themeShade="80"/>
          <w:sz w:val="30"/>
          <w:szCs w:val="30"/>
        </w:rPr>
        <w:pPrChange w:id="1350" w:author="Mridul Rajbhar" w:date="2022-10-20T13:02:00Z">
          <w:pPr>
            <w:pStyle w:val="NoSpacing"/>
            <w:ind w:left="360"/>
            <w:jc w:val="center"/>
          </w:pPr>
        </w:pPrChange>
      </w:pPr>
      <w:ins w:id="1351" w:author="Mridul Rajbhar" w:date="2022-10-20T13:09:00Z">
        <w:r>
          <w:rPr>
            <w:color w:val="000000" w:themeColor="text1"/>
            <w:sz w:val="30"/>
            <w:szCs w:val="30"/>
          </w:rPr>
          <w:t xml:space="preserve">To access the variable of the outer block use: </w:t>
        </w:r>
        <w:proofErr w:type="spellStart"/>
        <w:r>
          <w:rPr>
            <w:color w:val="1F4E79" w:themeColor="accent1" w:themeShade="80"/>
            <w:sz w:val="30"/>
            <w:szCs w:val="30"/>
          </w:rPr>
          <w:t>outer_block_name.variable_name</w:t>
        </w:r>
        <w:proofErr w:type="spellEnd"/>
      </w:ins>
    </w:p>
    <w:p w:rsidR="00175F10" w:rsidRDefault="00175F10">
      <w:pPr>
        <w:pStyle w:val="NoSpacing"/>
        <w:rPr>
          <w:ins w:id="1352" w:author="Mridul Rajbhar" w:date="2022-10-20T13:09:00Z"/>
          <w:color w:val="1F4E79" w:themeColor="accent1" w:themeShade="80"/>
          <w:sz w:val="30"/>
          <w:szCs w:val="30"/>
        </w:rPr>
        <w:pPrChange w:id="1353" w:author="Mridul Rajbhar" w:date="2022-10-20T13:02:00Z">
          <w:pPr>
            <w:pStyle w:val="NoSpacing"/>
            <w:ind w:left="360"/>
            <w:jc w:val="center"/>
          </w:pPr>
        </w:pPrChange>
      </w:pPr>
    </w:p>
    <w:p w:rsidR="00175F10" w:rsidRDefault="00175F10">
      <w:pPr>
        <w:pStyle w:val="NoSpacing"/>
        <w:rPr>
          <w:ins w:id="1354" w:author="Mridul Rajbhar" w:date="2022-10-20T13:09:00Z"/>
          <w:color w:val="000000" w:themeColor="text1"/>
          <w:sz w:val="30"/>
          <w:szCs w:val="30"/>
        </w:rPr>
        <w:pPrChange w:id="1355" w:author="Mridul Rajbhar" w:date="2022-10-20T13:02:00Z">
          <w:pPr>
            <w:pStyle w:val="NoSpacing"/>
            <w:ind w:left="360"/>
            <w:jc w:val="center"/>
          </w:pPr>
        </w:pPrChange>
      </w:pPr>
      <w:proofErr w:type="spellStart"/>
      <w:ins w:id="1356" w:author="Mridul Rajbhar" w:date="2022-10-20T13:09:00Z">
        <w:r>
          <w:rPr>
            <w:color w:val="000000" w:themeColor="text1"/>
            <w:sz w:val="30"/>
            <w:szCs w:val="30"/>
          </w:rPr>
          <w:t>E.g</w:t>
        </w:r>
        <w:proofErr w:type="spellEnd"/>
      </w:ins>
    </w:p>
    <w:p w:rsidR="00175F10" w:rsidRPr="00175F10" w:rsidRDefault="00175F10" w:rsidP="00175F10">
      <w:pPr>
        <w:pStyle w:val="NoSpacing"/>
        <w:rPr>
          <w:ins w:id="1357" w:author="Mridul Rajbhar" w:date="2022-10-20T13:10:00Z"/>
          <w:color w:val="000000" w:themeColor="text1"/>
          <w:sz w:val="30"/>
          <w:szCs w:val="30"/>
        </w:rPr>
      </w:pPr>
      <w:ins w:id="1358" w:author="Mridul Rajbhar" w:date="2022-10-20T13:10:00Z">
        <w:r>
          <w:rPr>
            <w:color w:val="000000" w:themeColor="text1"/>
            <w:sz w:val="30"/>
            <w:szCs w:val="30"/>
          </w:rPr>
          <w:tab/>
        </w:r>
      </w:ins>
    </w:p>
    <w:p w:rsidR="00175F10" w:rsidRPr="00175F10" w:rsidRDefault="00175F10" w:rsidP="00175F10">
      <w:pPr>
        <w:pStyle w:val="NoSpacing"/>
        <w:rPr>
          <w:ins w:id="1359" w:author="Mridul Rajbhar" w:date="2022-10-20T13:10:00Z"/>
          <w:color w:val="000000" w:themeColor="text1"/>
          <w:sz w:val="30"/>
          <w:szCs w:val="30"/>
        </w:rPr>
      </w:pPr>
      <w:proofErr w:type="gramStart"/>
      <w:ins w:id="1360" w:author="Mridul Rajbhar" w:date="2022-10-20T13:10:00Z">
        <w:r w:rsidRPr="00175F10">
          <w:rPr>
            <w:color w:val="000000" w:themeColor="text1"/>
            <w:sz w:val="30"/>
            <w:szCs w:val="30"/>
          </w:rPr>
          <w:t>do</w:t>
        </w:r>
        <w:proofErr w:type="gramEnd"/>
        <w:r w:rsidRPr="00175F10">
          <w:rPr>
            <w:color w:val="000000" w:themeColor="text1"/>
            <w:sz w:val="30"/>
            <w:szCs w:val="30"/>
          </w:rPr>
          <w:t xml:space="preserve"> $$</w:t>
        </w:r>
      </w:ins>
    </w:p>
    <w:p w:rsidR="00175F10" w:rsidRPr="008740E3" w:rsidRDefault="00175F10" w:rsidP="00175F10">
      <w:pPr>
        <w:pStyle w:val="NoSpacing"/>
        <w:rPr>
          <w:ins w:id="1361" w:author="Mridul Rajbhar" w:date="2022-10-20T13:10:00Z"/>
          <w:color w:val="FF0000"/>
          <w:sz w:val="30"/>
          <w:szCs w:val="30"/>
          <w:rPrChange w:id="1362" w:author="Mridul Rajbhar" w:date="2022-10-20T13:10:00Z">
            <w:rPr>
              <w:ins w:id="1363" w:author="Mridul Rajbhar" w:date="2022-10-20T13:10:00Z"/>
              <w:color w:val="000000" w:themeColor="text1"/>
              <w:sz w:val="30"/>
              <w:szCs w:val="30"/>
            </w:rPr>
          </w:rPrChange>
        </w:rPr>
      </w:pPr>
      <w:ins w:id="1364" w:author="Mridul Rajbhar" w:date="2022-10-20T13:10:00Z">
        <w:r w:rsidRPr="00175F10">
          <w:rPr>
            <w:color w:val="000000" w:themeColor="text1"/>
            <w:sz w:val="30"/>
            <w:szCs w:val="30"/>
          </w:rPr>
          <w:t>&lt;&lt;</w:t>
        </w:r>
        <w:proofErr w:type="spellStart"/>
        <w:r w:rsidRPr="00175F10">
          <w:rPr>
            <w:color w:val="000000" w:themeColor="text1"/>
            <w:sz w:val="30"/>
            <w:szCs w:val="30"/>
          </w:rPr>
          <w:t>outer_block</w:t>
        </w:r>
        <w:proofErr w:type="spellEnd"/>
        <w:r w:rsidRPr="00175F10">
          <w:rPr>
            <w:color w:val="000000" w:themeColor="text1"/>
            <w:sz w:val="30"/>
            <w:szCs w:val="30"/>
          </w:rPr>
          <w:t>&gt;&gt;</w:t>
        </w:r>
        <w:r w:rsidR="008740E3">
          <w:rPr>
            <w:color w:val="000000" w:themeColor="text1"/>
            <w:sz w:val="30"/>
            <w:szCs w:val="30"/>
          </w:rPr>
          <w:t xml:space="preserve"> </w:t>
        </w:r>
        <w:r w:rsidR="008740E3">
          <w:rPr>
            <w:color w:val="FF0000"/>
            <w:sz w:val="30"/>
            <w:szCs w:val="30"/>
          </w:rPr>
          <w:t>//outer block name</w:t>
        </w:r>
      </w:ins>
    </w:p>
    <w:p w:rsidR="00175F10" w:rsidRPr="00175F10" w:rsidRDefault="00175F10" w:rsidP="00175F10">
      <w:pPr>
        <w:pStyle w:val="NoSpacing"/>
        <w:rPr>
          <w:ins w:id="1365" w:author="Mridul Rajbhar" w:date="2022-10-20T13:10:00Z"/>
          <w:color w:val="000000" w:themeColor="text1"/>
          <w:sz w:val="30"/>
          <w:szCs w:val="30"/>
        </w:rPr>
      </w:pPr>
      <w:ins w:id="1366" w:author="Mridul Rajbhar" w:date="2022-10-20T13:10:00Z">
        <w:r w:rsidRPr="00175F10">
          <w:rPr>
            <w:color w:val="000000" w:themeColor="text1"/>
            <w:sz w:val="30"/>
            <w:szCs w:val="30"/>
          </w:rPr>
          <w:t>DECLARE</w:t>
        </w:r>
      </w:ins>
    </w:p>
    <w:p w:rsidR="00175F10" w:rsidRPr="00175F10" w:rsidRDefault="00175F10" w:rsidP="00175F10">
      <w:pPr>
        <w:pStyle w:val="NoSpacing"/>
        <w:rPr>
          <w:ins w:id="1367" w:author="Mridul Rajbhar" w:date="2022-10-20T13:10:00Z"/>
          <w:color w:val="000000" w:themeColor="text1"/>
          <w:sz w:val="30"/>
          <w:szCs w:val="30"/>
        </w:rPr>
      </w:pPr>
      <w:proofErr w:type="gramStart"/>
      <w:ins w:id="1368" w:author="Mridul Rajbhar" w:date="2022-10-20T13:10:00Z">
        <w:r w:rsidRPr="00175F10">
          <w:rPr>
            <w:color w:val="000000" w:themeColor="text1"/>
            <w:sz w:val="30"/>
            <w:szCs w:val="30"/>
          </w:rPr>
          <w:t>x</w:t>
        </w:r>
        <w:proofErr w:type="gramEnd"/>
        <w:r w:rsidRPr="00175F10">
          <w:rPr>
            <w:color w:val="000000" w:themeColor="text1"/>
            <w:sz w:val="30"/>
            <w:szCs w:val="30"/>
          </w:rPr>
          <w:t xml:space="preserve"> integer = 10;</w:t>
        </w:r>
      </w:ins>
    </w:p>
    <w:p w:rsidR="00175F10" w:rsidRPr="00175F10" w:rsidRDefault="00175F10" w:rsidP="00175F10">
      <w:pPr>
        <w:pStyle w:val="NoSpacing"/>
        <w:rPr>
          <w:ins w:id="1369" w:author="Mridul Rajbhar" w:date="2022-10-20T13:10:00Z"/>
          <w:color w:val="000000" w:themeColor="text1"/>
          <w:sz w:val="30"/>
          <w:szCs w:val="30"/>
        </w:rPr>
      </w:pPr>
      <w:proofErr w:type="gramStart"/>
      <w:ins w:id="1370" w:author="Mridul Rajbhar" w:date="2022-10-20T13:10:00Z">
        <w:r w:rsidRPr="00175F10">
          <w:rPr>
            <w:color w:val="000000" w:themeColor="text1"/>
            <w:sz w:val="30"/>
            <w:szCs w:val="30"/>
          </w:rPr>
          <w:t>begin</w:t>
        </w:r>
        <w:proofErr w:type="gramEnd"/>
      </w:ins>
    </w:p>
    <w:p w:rsidR="00175F10" w:rsidRPr="00175F10" w:rsidRDefault="00175F10" w:rsidP="00175F10">
      <w:pPr>
        <w:pStyle w:val="NoSpacing"/>
        <w:rPr>
          <w:ins w:id="1371" w:author="Mridul Rajbhar" w:date="2022-10-20T13:10:00Z"/>
          <w:color w:val="000000" w:themeColor="text1"/>
          <w:sz w:val="30"/>
          <w:szCs w:val="30"/>
        </w:rPr>
      </w:pPr>
      <w:ins w:id="1372" w:author="Mridul Rajbhar" w:date="2022-10-20T13:10:00Z">
        <w:r w:rsidRPr="00175F10">
          <w:rPr>
            <w:color w:val="000000" w:themeColor="text1"/>
            <w:sz w:val="30"/>
            <w:szCs w:val="30"/>
          </w:rPr>
          <w:tab/>
        </w:r>
        <w:proofErr w:type="gramStart"/>
        <w:r w:rsidRPr="00175F10">
          <w:rPr>
            <w:color w:val="000000" w:themeColor="text1"/>
            <w:sz w:val="30"/>
            <w:szCs w:val="30"/>
          </w:rPr>
          <w:t>raise</w:t>
        </w:r>
        <w:proofErr w:type="gramEnd"/>
        <w:r w:rsidRPr="00175F10">
          <w:rPr>
            <w:color w:val="000000" w:themeColor="text1"/>
            <w:sz w:val="30"/>
            <w:szCs w:val="30"/>
          </w:rPr>
          <w:t xml:space="preserve"> notice 'Value of outer x is %', x;</w:t>
        </w:r>
      </w:ins>
    </w:p>
    <w:p w:rsidR="00175F10" w:rsidRPr="00175F10" w:rsidRDefault="00175F10" w:rsidP="00175F10">
      <w:pPr>
        <w:pStyle w:val="NoSpacing"/>
        <w:rPr>
          <w:ins w:id="1373" w:author="Mridul Rajbhar" w:date="2022-10-20T13:10:00Z"/>
          <w:color w:val="000000" w:themeColor="text1"/>
          <w:sz w:val="30"/>
          <w:szCs w:val="30"/>
        </w:rPr>
      </w:pPr>
      <w:ins w:id="1374" w:author="Mridul Rajbhar" w:date="2022-10-20T13:10:00Z">
        <w:r w:rsidRPr="00175F10">
          <w:rPr>
            <w:color w:val="000000" w:themeColor="text1"/>
            <w:sz w:val="30"/>
            <w:szCs w:val="30"/>
          </w:rPr>
          <w:tab/>
        </w:r>
        <w:proofErr w:type="gramStart"/>
        <w:r w:rsidRPr="00175F10">
          <w:rPr>
            <w:color w:val="000000" w:themeColor="text1"/>
            <w:sz w:val="30"/>
            <w:szCs w:val="30"/>
          </w:rPr>
          <w:t>declare</w:t>
        </w:r>
        <w:proofErr w:type="gramEnd"/>
      </w:ins>
    </w:p>
    <w:p w:rsidR="00175F10" w:rsidRPr="00175F10" w:rsidRDefault="00175F10" w:rsidP="00175F10">
      <w:pPr>
        <w:pStyle w:val="NoSpacing"/>
        <w:rPr>
          <w:ins w:id="1375" w:author="Mridul Rajbhar" w:date="2022-10-20T13:10:00Z"/>
          <w:color w:val="000000" w:themeColor="text1"/>
          <w:sz w:val="30"/>
          <w:szCs w:val="30"/>
        </w:rPr>
      </w:pPr>
      <w:ins w:id="1376" w:author="Mridul Rajbhar" w:date="2022-10-20T13:10:00Z">
        <w:r w:rsidRPr="00175F10">
          <w:rPr>
            <w:color w:val="000000" w:themeColor="text1"/>
            <w:sz w:val="30"/>
            <w:szCs w:val="30"/>
          </w:rPr>
          <w:tab/>
        </w:r>
        <w:r w:rsidRPr="00175F10">
          <w:rPr>
            <w:color w:val="000000" w:themeColor="text1"/>
            <w:sz w:val="30"/>
            <w:szCs w:val="30"/>
          </w:rPr>
          <w:tab/>
        </w:r>
        <w:proofErr w:type="gramStart"/>
        <w:r w:rsidRPr="00175F10">
          <w:rPr>
            <w:color w:val="000000" w:themeColor="text1"/>
            <w:sz w:val="30"/>
            <w:szCs w:val="30"/>
          </w:rPr>
          <w:t>x</w:t>
        </w:r>
        <w:proofErr w:type="gramEnd"/>
        <w:r w:rsidRPr="00175F10">
          <w:rPr>
            <w:color w:val="000000" w:themeColor="text1"/>
            <w:sz w:val="30"/>
            <w:szCs w:val="30"/>
          </w:rPr>
          <w:t xml:space="preserve"> integer = 40;</w:t>
        </w:r>
      </w:ins>
    </w:p>
    <w:p w:rsidR="00175F10" w:rsidRPr="00175F10" w:rsidRDefault="00175F10" w:rsidP="00175F10">
      <w:pPr>
        <w:pStyle w:val="NoSpacing"/>
        <w:rPr>
          <w:ins w:id="1377" w:author="Mridul Rajbhar" w:date="2022-10-20T13:10:00Z"/>
          <w:color w:val="000000" w:themeColor="text1"/>
          <w:sz w:val="30"/>
          <w:szCs w:val="30"/>
        </w:rPr>
      </w:pPr>
      <w:ins w:id="1378" w:author="Mridul Rajbhar" w:date="2022-10-20T13:10:00Z">
        <w:r w:rsidRPr="00175F10">
          <w:rPr>
            <w:color w:val="000000" w:themeColor="text1"/>
            <w:sz w:val="30"/>
            <w:szCs w:val="30"/>
          </w:rPr>
          <w:tab/>
        </w:r>
        <w:proofErr w:type="gramStart"/>
        <w:r w:rsidRPr="00175F10">
          <w:rPr>
            <w:color w:val="000000" w:themeColor="text1"/>
            <w:sz w:val="30"/>
            <w:szCs w:val="30"/>
          </w:rPr>
          <w:t>begin</w:t>
        </w:r>
        <w:proofErr w:type="gramEnd"/>
      </w:ins>
    </w:p>
    <w:p w:rsidR="00175F10" w:rsidRPr="00175F10" w:rsidRDefault="00175F10" w:rsidP="00175F10">
      <w:pPr>
        <w:pStyle w:val="NoSpacing"/>
        <w:rPr>
          <w:ins w:id="1379" w:author="Mridul Rajbhar" w:date="2022-10-20T13:10:00Z"/>
          <w:color w:val="000000" w:themeColor="text1"/>
          <w:sz w:val="30"/>
          <w:szCs w:val="30"/>
        </w:rPr>
      </w:pPr>
      <w:ins w:id="1380" w:author="Mridul Rajbhar" w:date="2022-10-20T13:10:00Z">
        <w:r w:rsidRPr="00175F10">
          <w:rPr>
            <w:color w:val="000000" w:themeColor="text1"/>
            <w:sz w:val="30"/>
            <w:szCs w:val="30"/>
          </w:rPr>
          <w:tab/>
        </w:r>
        <w:r w:rsidRPr="00175F10">
          <w:rPr>
            <w:color w:val="000000" w:themeColor="text1"/>
            <w:sz w:val="30"/>
            <w:szCs w:val="30"/>
          </w:rPr>
          <w:tab/>
        </w:r>
        <w:proofErr w:type="gramStart"/>
        <w:r w:rsidRPr="00175F10">
          <w:rPr>
            <w:color w:val="000000" w:themeColor="text1"/>
            <w:sz w:val="30"/>
            <w:szCs w:val="30"/>
          </w:rPr>
          <w:t>raise</w:t>
        </w:r>
        <w:proofErr w:type="gramEnd"/>
        <w:r w:rsidRPr="00175F10">
          <w:rPr>
            <w:color w:val="000000" w:themeColor="text1"/>
            <w:sz w:val="30"/>
            <w:szCs w:val="30"/>
          </w:rPr>
          <w:t xml:space="preserve"> notice 'Value of x inner block is %', x;</w:t>
        </w:r>
      </w:ins>
    </w:p>
    <w:p w:rsidR="00175F10" w:rsidRPr="00175F10" w:rsidRDefault="00175F10" w:rsidP="00175F10">
      <w:pPr>
        <w:pStyle w:val="NoSpacing"/>
        <w:rPr>
          <w:ins w:id="1381" w:author="Mridul Rajbhar" w:date="2022-10-20T13:10:00Z"/>
          <w:color w:val="000000" w:themeColor="text1"/>
          <w:sz w:val="30"/>
          <w:szCs w:val="30"/>
        </w:rPr>
      </w:pPr>
      <w:ins w:id="1382" w:author="Mridul Rajbhar" w:date="2022-10-20T13:10:00Z">
        <w:r w:rsidRPr="00175F10">
          <w:rPr>
            <w:color w:val="000000" w:themeColor="text1"/>
            <w:sz w:val="30"/>
            <w:szCs w:val="30"/>
          </w:rPr>
          <w:tab/>
        </w:r>
        <w:r w:rsidRPr="00175F10">
          <w:rPr>
            <w:color w:val="000000" w:themeColor="text1"/>
            <w:sz w:val="30"/>
            <w:szCs w:val="30"/>
          </w:rPr>
          <w:tab/>
        </w:r>
        <w:r w:rsidRPr="008740E3">
          <w:rPr>
            <w:color w:val="FF0000"/>
            <w:sz w:val="30"/>
            <w:szCs w:val="30"/>
            <w:rPrChange w:id="1383" w:author="Mridul Rajbhar" w:date="2022-10-20T13:10:00Z">
              <w:rPr>
                <w:color w:val="000000" w:themeColor="text1"/>
                <w:sz w:val="30"/>
                <w:szCs w:val="30"/>
              </w:rPr>
            </w:rPrChange>
          </w:rPr>
          <w:t>x = outer_block.x+10;</w:t>
        </w:r>
      </w:ins>
    </w:p>
    <w:p w:rsidR="00175F10" w:rsidRPr="00175F10" w:rsidRDefault="00175F10" w:rsidP="00175F10">
      <w:pPr>
        <w:pStyle w:val="NoSpacing"/>
        <w:rPr>
          <w:ins w:id="1384" w:author="Mridul Rajbhar" w:date="2022-10-20T13:10:00Z"/>
          <w:color w:val="000000" w:themeColor="text1"/>
          <w:sz w:val="30"/>
          <w:szCs w:val="30"/>
        </w:rPr>
      </w:pPr>
      <w:ins w:id="1385" w:author="Mridul Rajbhar" w:date="2022-10-20T13:10:00Z">
        <w:r w:rsidRPr="00175F10">
          <w:rPr>
            <w:color w:val="000000" w:themeColor="text1"/>
            <w:sz w:val="30"/>
            <w:szCs w:val="30"/>
          </w:rPr>
          <w:lastRenderedPageBreak/>
          <w:tab/>
        </w:r>
        <w:r w:rsidRPr="00175F10">
          <w:rPr>
            <w:color w:val="000000" w:themeColor="text1"/>
            <w:sz w:val="30"/>
            <w:szCs w:val="30"/>
          </w:rPr>
          <w:tab/>
        </w:r>
        <w:proofErr w:type="gramStart"/>
        <w:r w:rsidRPr="00175F10">
          <w:rPr>
            <w:color w:val="000000" w:themeColor="text1"/>
            <w:sz w:val="30"/>
            <w:szCs w:val="30"/>
          </w:rPr>
          <w:t>raise</w:t>
        </w:r>
        <w:proofErr w:type="gramEnd"/>
        <w:r w:rsidRPr="00175F10">
          <w:rPr>
            <w:color w:val="000000" w:themeColor="text1"/>
            <w:sz w:val="30"/>
            <w:szCs w:val="30"/>
          </w:rPr>
          <w:t xml:space="preserve"> notice 'value of x inner block after addition %', x;</w:t>
        </w:r>
      </w:ins>
    </w:p>
    <w:p w:rsidR="00175F10" w:rsidRPr="00175F10" w:rsidRDefault="00175F10" w:rsidP="00175F10">
      <w:pPr>
        <w:pStyle w:val="NoSpacing"/>
        <w:rPr>
          <w:ins w:id="1386" w:author="Mridul Rajbhar" w:date="2022-10-20T13:10:00Z"/>
          <w:color w:val="000000" w:themeColor="text1"/>
          <w:sz w:val="30"/>
          <w:szCs w:val="30"/>
        </w:rPr>
      </w:pPr>
      <w:ins w:id="1387" w:author="Mridul Rajbhar" w:date="2022-10-20T13:10:00Z">
        <w:r w:rsidRPr="00175F10">
          <w:rPr>
            <w:color w:val="000000" w:themeColor="text1"/>
            <w:sz w:val="30"/>
            <w:szCs w:val="30"/>
          </w:rPr>
          <w:tab/>
        </w:r>
        <w:proofErr w:type="gramStart"/>
        <w:r w:rsidRPr="00175F10">
          <w:rPr>
            <w:color w:val="000000" w:themeColor="text1"/>
            <w:sz w:val="30"/>
            <w:szCs w:val="30"/>
          </w:rPr>
          <w:t>end</w:t>
        </w:r>
        <w:proofErr w:type="gramEnd"/>
        <w:r w:rsidRPr="00175F10">
          <w:rPr>
            <w:color w:val="000000" w:themeColor="text1"/>
            <w:sz w:val="30"/>
            <w:szCs w:val="30"/>
          </w:rPr>
          <w:t>;</w:t>
        </w:r>
      </w:ins>
    </w:p>
    <w:p w:rsidR="00175F10" w:rsidRDefault="00175F10">
      <w:pPr>
        <w:pStyle w:val="NoSpacing"/>
        <w:rPr>
          <w:ins w:id="1388" w:author="Mridul Rajbhar" w:date="2022-10-20T13:46:00Z"/>
          <w:color w:val="000000" w:themeColor="text1"/>
          <w:sz w:val="30"/>
          <w:szCs w:val="30"/>
        </w:rPr>
        <w:pPrChange w:id="1389" w:author="Mridul Rajbhar" w:date="2022-10-20T13:02:00Z">
          <w:pPr>
            <w:pStyle w:val="NoSpacing"/>
            <w:ind w:left="360"/>
            <w:jc w:val="center"/>
          </w:pPr>
        </w:pPrChange>
      </w:pPr>
      <w:proofErr w:type="gramStart"/>
      <w:ins w:id="1390" w:author="Mridul Rajbhar" w:date="2022-10-20T13:10:00Z">
        <w:r w:rsidRPr="00175F10">
          <w:rPr>
            <w:color w:val="000000" w:themeColor="text1"/>
            <w:sz w:val="30"/>
            <w:szCs w:val="30"/>
          </w:rPr>
          <w:t>end</w:t>
        </w:r>
        <w:proofErr w:type="gramEnd"/>
        <w:r w:rsidRPr="00175F10">
          <w:rPr>
            <w:color w:val="000000" w:themeColor="text1"/>
            <w:sz w:val="30"/>
            <w:szCs w:val="30"/>
          </w:rPr>
          <w:t xml:space="preserve"> </w:t>
        </w:r>
        <w:proofErr w:type="spellStart"/>
        <w:r w:rsidRPr="00175F10">
          <w:rPr>
            <w:color w:val="000000" w:themeColor="text1"/>
            <w:sz w:val="30"/>
            <w:szCs w:val="30"/>
          </w:rPr>
          <w:t>outer_block</w:t>
        </w:r>
        <w:proofErr w:type="spellEnd"/>
        <w:r w:rsidRPr="00175F10">
          <w:rPr>
            <w:color w:val="000000" w:themeColor="text1"/>
            <w:sz w:val="30"/>
            <w:szCs w:val="30"/>
          </w:rPr>
          <w:t xml:space="preserve"> $$;</w:t>
        </w:r>
      </w:ins>
    </w:p>
    <w:p w:rsidR="00771838" w:rsidRDefault="00771838">
      <w:pPr>
        <w:pStyle w:val="NoSpacing"/>
        <w:rPr>
          <w:ins w:id="1391" w:author="Mridul Rajbhar" w:date="2022-10-20T17:28:00Z"/>
          <w:color w:val="000000" w:themeColor="text1"/>
          <w:sz w:val="30"/>
          <w:szCs w:val="30"/>
        </w:rPr>
        <w:pPrChange w:id="1392" w:author="Mridul Rajbhar" w:date="2022-10-20T13:02:00Z">
          <w:pPr>
            <w:pStyle w:val="NoSpacing"/>
            <w:ind w:left="360"/>
            <w:jc w:val="center"/>
          </w:pPr>
        </w:pPrChange>
      </w:pPr>
    </w:p>
    <w:p w:rsidR="00A22DAC" w:rsidRDefault="00A22DAC">
      <w:pPr>
        <w:pStyle w:val="NoSpacing"/>
        <w:rPr>
          <w:ins w:id="1393" w:author="Mridul Rajbhar" w:date="2022-10-20T17:28:00Z"/>
          <w:color w:val="000000" w:themeColor="text1"/>
          <w:sz w:val="30"/>
          <w:szCs w:val="30"/>
        </w:rPr>
        <w:pPrChange w:id="1394" w:author="Mridul Rajbhar" w:date="2022-10-20T13:02:00Z">
          <w:pPr>
            <w:pStyle w:val="NoSpacing"/>
            <w:ind w:left="360"/>
            <w:jc w:val="center"/>
          </w:pPr>
        </w:pPrChange>
      </w:pPr>
    </w:p>
    <w:p w:rsidR="00A22DAC" w:rsidRPr="00A22DAC" w:rsidRDefault="00A22DAC" w:rsidP="00A22DAC">
      <w:pPr>
        <w:pStyle w:val="NoSpacing"/>
        <w:rPr>
          <w:ins w:id="1395" w:author="Mridul Rajbhar" w:date="2022-10-20T17:28:00Z"/>
          <w:color w:val="000000" w:themeColor="text1"/>
          <w:sz w:val="30"/>
          <w:szCs w:val="30"/>
        </w:rPr>
      </w:pPr>
    </w:p>
    <w:p w:rsidR="00A22DAC" w:rsidRPr="00A22DAC" w:rsidRDefault="00A22DAC" w:rsidP="00A22DAC">
      <w:pPr>
        <w:pStyle w:val="NoSpacing"/>
        <w:rPr>
          <w:ins w:id="1396" w:author="Mridul Rajbhar" w:date="2022-10-20T17:28:00Z"/>
          <w:color w:val="000000" w:themeColor="text1"/>
          <w:sz w:val="30"/>
          <w:szCs w:val="30"/>
        </w:rPr>
      </w:pPr>
      <w:proofErr w:type="gramStart"/>
      <w:ins w:id="1397" w:author="Mridul Rajbhar" w:date="2022-10-20T17:28:00Z">
        <w:r w:rsidRPr="00A22DAC">
          <w:rPr>
            <w:color w:val="000000" w:themeColor="text1"/>
            <w:sz w:val="30"/>
            <w:szCs w:val="30"/>
          </w:rPr>
          <w:t>do</w:t>
        </w:r>
        <w:proofErr w:type="gramEnd"/>
        <w:r w:rsidRPr="00A22DAC">
          <w:rPr>
            <w:color w:val="000000" w:themeColor="text1"/>
            <w:sz w:val="30"/>
            <w:szCs w:val="30"/>
          </w:rPr>
          <w:t xml:space="preserve"> $$</w:t>
        </w:r>
      </w:ins>
    </w:p>
    <w:p w:rsidR="00A22DAC" w:rsidRPr="00A22DAC" w:rsidRDefault="00A22DAC" w:rsidP="00A22DAC">
      <w:pPr>
        <w:pStyle w:val="NoSpacing"/>
        <w:rPr>
          <w:ins w:id="1398" w:author="Mridul Rajbhar" w:date="2022-10-20T17:28:00Z"/>
          <w:color w:val="000000" w:themeColor="text1"/>
          <w:sz w:val="30"/>
          <w:szCs w:val="30"/>
        </w:rPr>
      </w:pPr>
      <w:proofErr w:type="gramStart"/>
      <w:ins w:id="1399" w:author="Mridul Rajbhar" w:date="2022-10-20T17:28:00Z">
        <w:r w:rsidRPr="00A22DAC">
          <w:rPr>
            <w:color w:val="000000" w:themeColor="text1"/>
            <w:sz w:val="30"/>
            <w:szCs w:val="30"/>
          </w:rPr>
          <w:t>declare</w:t>
        </w:r>
        <w:proofErr w:type="gramEnd"/>
      </w:ins>
    </w:p>
    <w:p w:rsidR="00A22DAC" w:rsidRPr="00A22DAC" w:rsidRDefault="00A22DAC" w:rsidP="00A22DAC">
      <w:pPr>
        <w:pStyle w:val="NoSpacing"/>
        <w:rPr>
          <w:ins w:id="1400" w:author="Mridul Rajbhar" w:date="2022-10-20T17:28:00Z"/>
          <w:color w:val="000000" w:themeColor="text1"/>
          <w:sz w:val="30"/>
          <w:szCs w:val="30"/>
        </w:rPr>
      </w:pPr>
      <w:ins w:id="1401" w:author="Mridul Rajbhar" w:date="2022-10-20T17:28:00Z">
        <w:r w:rsidRPr="00A22DAC">
          <w:rPr>
            <w:color w:val="000000" w:themeColor="text1"/>
            <w:sz w:val="30"/>
            <w:szCs w:val="30"/>
          </w:rPr>
          <w:t xml:space="preserve">     </w:t>
        </w:r>
        <w:proofErr w:type="gramStart"/>
        <w:r w:rsidRPr="00A22DAC">
          <w:rPr>
            <w:color w:val="000000" w:themeColor="text1"/>
            <w:sz w:val="30"/>
            <w:szCs w:val="30"/>
          </w:rPr>
          <w:t>x</w:t>
        </w:r>
        <w:proofErr w:type="gramEnd"/>
        <w:r w:rsidRPr="00A22DAC">
          <w:rPr>
            <w:color w:val="000000" w:themeColor="text1"/>
            <w:sz w:val="30"/>
            <w:szCs w:val="30"/>
          </w:rPr>
          <w:t xml:space="preserve"> </w:t>
        </w:r>
        <w:proofErr w:type="spellStart"/>
        <w:r w:rsidRPr="00A22DAC">
          <w:rPr>
            <w:color w:val="000000" w:themeColor="text1"/>
            <w:sz w:val="30"/>
            <w:szCs w:val="30"/>
          </w:rPr>
          <w:t>employees%rowtype</w:t>
        </w:r>
        <w:proofErr w:type="spellEnd"/>
        <w:r w:rsidRPr="00A22DAC">
          <w:rPr>
            <w:color w:val="000000" w:themeColor="text1"/>
            <w:sz w:val="30"/>
            <w:szCs w:val="30"/>
          </w:rPr>
          <w:t>;</w:t>
        </w:r>
      </w:ins>
    </w:p>
    <w:p w:rsidR="00A22DAC" w:rsidRPr="00A22DAC" w:rsidRDefault="00A22DAC" w:rsidP="00A22DAC">
      <w:pPr>
        <w:pStyle w:val="NoSpacing"/>
        <w:rPr>
          <w:ins w:id="1402" w:author="Mridul Rajbhar" w:date="2022-10-20T17:28:00Z"/>
          <w:color w:val="000000" w:themeColor="text1"/>
          <w:sz w:val="30"/>
          <w:szCs w:val="30"/>
        </w:rPr>
      </w:pPr>
      <w:proofErr w:type="gramStart"/>
      <w:ins w:id="1403" w:author="Mridul Rajbhar" w:date="2022-10-20T17:28:00Z">
        <w:r w:rsidRPr="00A22DAC">
          <w:rPr>
            <w:color w:val="000000" w:themeColor="text1"/>
            <w:sz w:val="30"/>
            <w:szCs w:val="30"/>
          </w:rPr>
          <w:t>begin</w:t>
        </w:r>
        <w:proofErr w:type="gramEnd"/>
      </w:ins>
    </w:p>
    <w:p w:rsidR="00A22DAC" w:rsidRPr="00A22DAC" w:rsidRDefault="00A22DAC" w:rsidP="00A22DAC">
      <w:pPr>
        <w:pStyle w:val="NoSpacing"/>
        <w:rPr>
          <w:ins w:id="1404" w:author="Mridul Rajbhar" w:date="2022-10-20T17:28:00Z"/>
          <w:color w:val="000000" w:themeColor="text1"/>
          <w:sz w:val="30"/>
          <w:szCs w:val="30"/>
        </w:rPr>
      </w:pPr>
      <w:ins w:id="1405" w:author="Mridul Rajbhar" w:date="2022-10-20T17:28:00Z">
        <w:r w:rsidRPr="00A22DAC">
          <w:rPr>
            <w:color w:val="000000" w:themeColor="text1"/>
            <w:sz w:val="30"/>
            <w:szCs w:val="30"/>
          </w:rPr>
          <w:tab/>
          <w:t>SELECT * INTO x FROM employees</w:t>
        </w:r>
      </w:ins>
    </w:p>
    <w:p w:rsidR="00A22DAC" w:rsidRPr="00A22DAC" w:rsidRDefault="00A22DAC" w:rsidP="00A22DAC">
      <w:pPr>
        <w:pStyle w:val="NoSpacing"/>
        <w:rPr>
          <w:ins w:id="1406" w:author="Mridul Rajbhar" w:date="2022-10-20T17:28:00Z"/>
          <w:color w:val="000000" w:themeColor="text1"/>
          <w:sz w:val="30"/>
          <w:szCs w:val="30"/>
        </w:rPr>
      </w:pPr>
      <w:ins w:id="1407" w:author="Mridul Rajbhar" w:date="2022-10-20T17:28:00Z">
        <w:r w:rsidRPr="00A22DAC">
          <w:rPr>
            <w:color w:val="000000" w:themeColor="text1"/>
            <w:sz w:val="30"/>
            <w:szCs w:val="30"/>
          </w:rPr>
          <w:tab/>
          <w:t>WHERE id = 1;</w:t>
        </w:r>
      </w:ins>
    </w:p>
    <w:p w:rsidR="00A22DAC" w:rsidRPr="00A22DAC" w:rsidRDefault="00A22DAC" w:rsidP="00A22DAC">
      <w:pPr>
        <w:pStyle w:val="NoSpacing"/>
        <w:rPr>
          <w:ins w:id="1408" w:author="Mridul Rajbhar" w:date="2022-10-20T17:28:00Z"/>
          <w:color w:val="000000" w:themeColor="text1"/>
          <w:sz w:val="30"/>
          <w:szCs w:val="30"/>
        </w:rPr>
      </w:pPr>
    </w:p>
    <w:p w:rsidR="00A22DAC" w:rsidRPr="00A22DAC" w:rsidRDefault="00A22DAC" w:rsidP="00A22DAC">
      <w:pPr>
        <w:pStyle w:val="NoSpacing"/>
        <w:rPr>
          <w:ins w:id="1409" w:author="Mridul Rajbhar" w:date="2022-10-20T17:28:00Z"/>
          <w:color w:val="000000" w:themeColor="text1"/>
          <w:sz w:val="30"/>
          <w:szCs w:val="30"/>
        </w:rPr>
      </w:pPr>
      <w:ins w:id="1410" w:author="Mridul Rajbhar" w:date="2022-10-20T17:28:00Z">
        <w:r w:rsidRPr="00A22DAC">
          <w:rPr>
            <w:color w:val="000000" w:themeColor="text1"/>
            <w:sz w:val="30"/>
            <w:szCs w:val="30"/>
          </w:rPr>
          <w:t xml:space="preserve">-- </w:t>
        </w:r>
        <w:proofErr w:type="gramStart"/>
        <w:r w:rsidRPr="00A22DAC">
          <w:rPr>
            <w:color w:val="000000" w:themeColor="text1"/>
            <w:sz w:val="30"/>
            <w:szCs w:val="30"/>
          </w:rPr>
          <w:t>now</w:t>
        </w:r>
        <w:proofErr w:type="gramEnd"/>
        <w:r w:rsidRPr="00A22DAC">
          <w:rPr>
            <w:color w:val="000000" w:themeColor="text1"/>
            <w:sz w:val="30"/>
            <w:szCs w:val="30"/>
          </w:rPr>
          <w:t xml:space="preserve"> we get complete row in the row variable</w:t>
        </w:r>
      </w:ins>
    </w:p>
    <w:p w:rsidR="00A22DAC" w:rsidRPr="00A22DAC" w:rsidRDefault="00A22DAC" w:rsidP="00A22DAC">
      <w:pPr>
        <w:pStyle w:val="NoSpacing"/>
        <w:rPr>
          <w:ins w:id="1411" w:author="Mridul Rajbhar" w:date="2022-10-20T17:28:00Z"/>
          <w:color w:val="000000" w:themeColor="text1"/>
          <w:sz w:val="30"/>
          <w:szCs w:val="30"/>
        </w:rPr>
      </w:pPr>
      <w:ins w:id="1412" w:author="Mridul Rajbhar" w:date="2022-10-20T17:28:00Z">
        <w:r w:rsidRPr="00A22DAC">
          <w:rPr>
            <w:color w:val="000000" w:themeColor="text1"/>
            <w:sz w:val="30"/>
            <w:szCs w:val="30"/>
          </w:rPr>
          <w:t>-- print the row</w:t>
        </w:r>
      </w:ins>
    </w:p>
    <w:p w:rsidR="00A22DAC" w:rsidRPr="00A22DAC" w:rsidRDefault="00A22DAC" w:rsidP="00A22DAC">
      <w:pPr>
        <w:pStyle w:val="NoSpacing"/>
        <w:rPr>
          <w:ins w:id="1413" w:author="Mridul Rajbhar" w:date="2022-10-20T17:28:00Z"/>
          <w:color w:val="000000" w:themeColor="text1"/>
          <w:sz w:val="30"/>
          <w:szCs w:val="30"/>
        </w:rPr>
      </w:pPr>
      <w:ins w:id="1414" w:author="Mridul Rajbhar" w:date="2022-10-20T17:28:00Z">
        <w:r w:rsidRPr="00A22DAC">
          <w:rPr>
            <w:color w:val="000000" w:themeColor="text1"/>
            <w:sz w:val="30"/>
            <w:szCs w:val="30"/>
          </w:rPr>
          <w:t xml:space="preserve">    RAISE NOTICE 'The employee first name % and last name are % </w:t>
        </w:r>
        <w:proofErr w:type="gramStart"/>
        <w:r w:rsidRPr="00A22DAC">
          <w:rPr>
            <w:color w:val="000000" w:themeColor="text1"/>
            <w:sz w:val="30"/>
            <w:szCs w:val="30"/>
          </w:rPr>
          <w:t>' ,</w:t>
        </w:r>
        <w:proofErr w:type="gramEnd"/>
        <w:r w:rsidRPr="00A22DAC">
          <w:rPr>
            <w:color w:val="000000" w:themeColor="text1"/>
            <w:sz w:val="30"/>
            <w:szCs w:val="30"/>
          </w:rPr>
          <w:t xml:space="preserve"> </w:t>
        </w:r>
        <w:proofErr w:type="spellStart"/>
        <w:r w:rsidRPr="00A22DAC">
          <w:rPr>
            <w:color w:val="000000" w:themeColor="text1"/>
            <w:sz w:val="30"/>
            <w:szCs w:val="30"/>
          </w:rPr>
          <w:t>x.first_name</w:t>
        </w:r>
        <w:proofErr w:type="spellEnd"/>
        <w:r w:rsidRPr="00A22DAC">
          <w:rPr>
            <w:color w:val="000000" w:themeColor="text1"/>
            <w:sz w:val="30"/>
            <w:szCs w:val="30"/>
          </w:rPr>
          <w:t xml:space="preserve">, </w:t>
        </w:r>
        <w:proofErr w:type="spellStart"/>
        <w:r w:rsidRPr="00A22DAC">
          <w:rPr>
            <w:color w:val="000000" w:themeColor="text1"/>
            <w:sz w:val="30"/>
            <w:szCs w:val="30"/>
          </w:rPr>
          <w:t>x.last_name</w:t>
        </w:r>
        <w:proofErr w:type="spellEnd"/>
        <w:r w:rsidRPr="00A22DAC">
          <w:rPr>
            <w:color w:val="000000" w:themeColor="text1"/>
            <w:sz w:val="30"/>
            <w:szCs w:val="30"/>
          </w:rPr>
          <w:t>;</w:t>
        </w:r>
      </w:ins>
    </w:p>
    <w:p w:rsidR="00A22DAC" w:rsidRDefault="00A22DAC">
      <w:pPr>
        <w:pStyle w:val="NoSpacing"/>
        <w:rPr>
          <w:ins w:id="1415" w:author="Mridul Rajbhar" w:date="2022-10-20T13:46:00Z"/>
          <w:color w:val="000000" w:themeColor="text1"/>
          <w:sz w:val="30"/>
          <w:szCs w:val="30"/>
        </w:rPr>
        <w:pPrChange w:id="1416" w:author="Mridul Rajbhar" w:date="2022-10-20T13:02:00Z">
          <w:pPr>
            <w:pStyle w:val="NoSpacing"/>
            <w:ind w:left="360"/>
            <w:jc w:val="center"/>
          </w:pPr>
        </w:pPrChange>
      </w:pPr>
      <w:proofErr w:type="gramStart"/>
      <w:ins w:id="1417" w:author="Mridul Rajbhar" w:date="2022-10-20T17:28:00Z">
        <w:r w:rsidRPr="00A22DAC">
          <w:rPr>
            <w:color w:val="000000" w:themeColor="text1"/>
            <w:sz w:val="30"/>
            <w:szCs w:val="30"/>
          </w:rPr>
          <w:t>end</w:t>
        </w:r>
        <w:proofErr w:type="gramEnd"/>
        <w:r w:rsidRPr="00A22DAC">
          <w:rPr>
            <w:color w:val="000000" w:themeColor="text1"/>
            <w:sz w:val="30"/>
            <w:szCs w:val="30"/>
          </w:rPr>
          <w:t>; $$</w:t>
        </w:r>
      </w:ins>
    </w:p>
    <w:p w:rsidR="00771838" w:rsidRDefault="00771838">
      <w:pPr>
        <w:pStyle w:val="NoSpacing"/>
        <w:rPr>
          <w:ins w:id="1418" w:author="Mridul Rajbhar" w:date="2022-10-20T13:46:00Z"/>
          <w:color w:val="000000" w:themeColor="text1"/>
          <w:sz w:val="30"/>
          <w:szCs w:val="30"/>
        </w:rPr>
        <w:pPrChange w:id="1419" w:author="Mridul Rajbhar" w:date="2022-10-20T13:02:00Z">
          <w:pPr>
            <w:pStyle w:val="NoSpacing"/>
            <w:ind w:left="360"/>
            <w:jc w:val="center"/>
          </w:pPr>
        </w:pPrChange>
      </w:pPr>
    </w:p>
    <w:p w:rsidR="00E962B6" w:rsidRDefault="00E962B6">
      <w:pPr>
        <w:rPr>
          <w:ins w:id="1420" w:author="Mridul Rajbhar" w:date="2022-10-25T14:53:00Z"/>
          <w:b/>
          <w:color w:val="000000" w:themeColor="text1"/>
          <w:sz w:val="50"/>
          <w:szCs w:val="30"/>
        </w:rPr>
      </w:pPr>
      <w:ins w:id="1421" w:author="Mridul Rajbhar" w:date="2022-10-25T14:53:00Z">
        <w:r>
          <w:rPr>
            <w:b/>
            <w:color w:val="000000" w:themeColor="text1"/>
            <w:sz w:val="50"/>
            <w:szCs w:val="30"/>
          </w:rPr>
          <w:br w:type="page"/>
        </w:r>
      </w:ins>
    </w:p>
    <w:p w:rsidR="00771838" w:rsidRPr="00E962B6" w:rsidRDefault="00771838">
      <w:pPr>
        <w:pStyle w:val="NoSpacing"/>
        <w:jc w:val="center"/>
        <w:rPr>
          <w:ins w:id="1422" w:author="Mridul Rajbhar" w:date="2022-10-20T13:46:00Z"/>
          <w:b/>
          <w:color w:val="000000" w:themeColor="text1"/>
          <w:sz w:val="50"/>
          <w:szCs w:val="30"/>
          <w:rPrChange w:id="1423" w:author="Mridul Rajbhar" w:date="2022-10-25T14:53:00Z">
            <w:rPr>
              <w:ins w:id="1424" w:author="Mridul Rajbhar" w:date="2022-10-20T13:46:00Z"/>
              <w:b/>
              <w:color w:val="000000" w:themeColor="text1"/>
              <w:sz w:val="30"/>
              <w:szCs w:val="30"/>
            </w:rPr>
          </w:rPrChange>
        </w:rPr>
        <w:pPrChange w:id="1425" w:author="Mridul Rajbhar" w:date="2022-10-25T14:52:00Z">
          <w:pPr>
            <w:pStyle w:val="NoSpacing"/>
            <w:ind w:left="360"/>
            <w:jc w:val="center"/>
          </w:pPr>
        </w:pPrChange>
      </w:pPr>
      <w:ins w:id="1426" w:author="Mridul Rajbhar" w:date="2022-10-20T13:46:00Z">
        <w:r w:rsidRPr="00E962B6">
          <w:rPr>
            <w:b/>
            <w:color w:val="000000" w:themeColor="text1"/>
            <w:sz w:val="50"/>
            <w:szCs w:val="30"/>
            <w:rPrChange w:id="1427" w:author="Mridul Rajbhar" w:date="2022-10-25T14:53:00Z">
              <w:rPr>
                <w:b/>
                <w:color w:val="000000" w:themeColor="text1"/>
                <w:sz w:val="30"/>
                <w:szCs w:val="30"/>
              </w:rPr>
            </w:rPrChange>
          </w:rPr>
          <w:lastRenderedPageBreak/>
          <w:t>Data types</w:t>
        </w:r>
      </w:ins>
      <w:ins w:id="1428" w:author="Mridul Rajbhar" w:date="2022-10-25T14:52:00Z">
        <w:r w:rsidR="00012B85" w:rsidRPr="00E962B6">
          <w:rPr>
            <w:b/>
            <w:color w:val="000000" w:themeColor="text1"/>
            <w:sz w:val="50"/>
            <w:szCs w:val="30"/>
            <w:rPrChange w:id="1429" w:author="Mridul Rajbhar" w:date="2022-10-25T14:53:00Z">
              <w:rPr>
                <w:b/>
                <w:color w:val="000000" w:themeColor="text1"/>
                <w:sz w:val="40"/>
                <w:szCs w:val="30"/>
              </w:rPr>
            </w:rPrChange>
          </w:rPr>
          <w:t xml:space="preserve"> In PostgreSQL </w:t>
        </w:r>
      </w:ins>
    </w:p>
    <w:p w:rsidR="0083006F" w:rsidRPr="0083006F" w:rsidRDefault="00771838">
      <w:pPr>
        <w:pStyle w:val="NoSpacing"/>
        <w:numPr>
          <w:ilvl w:val="0"/>
          <w:numId w:val="12"/>
        </w:numPr>
        <w:rPr>
          <w:ins w:id="1430" w:author="Mridul Rajbhar" w:date="2022-10-20T13:46:00Z"/>
          <w:color w:val="000000" w:themeColor="text1"/>
          <w:sz w:val="32"/>
          <w:szCs w:val="30"/>
          <w:rPrChange w:id="1431" w:author="Mridul Rajbhar" w:date="2022-10-20T13:51:00Z">
            <w:rPr>
              <w:ins w:id="1432" w:author="Mridul Rajbhar" w:date="2022-10-20T13:46:00Z"/>
              <w:color w:val="000000" w:themeColor="text1"/>
              <w:sz w:val="30"/>
              <w:szCs w:val="30"/>
            </w:rPr>
          </w:rPrChange>
        </w:rPr>
        <w:pPrChange w:id="1433" w:author="Mridul Rajbhar" w:date="2022-10-20T13:51:00Z">
          <w:pPr>
            <w:pStyle w:val="NoSpacing"/>
            <w:ind w:left="360"/>
            <w:jc w:val="center"/>
          </w:pPr>
        </w:pPrChange>
      </w:pPr>
      <w:ins w:id="1434" w:author="Mridul Rajbhar" w:date="2022-10-20T13:46:00Z">
        <w:r w:rsidRPr="0083006F">
          <w:rPr>
            <w:color w:val="000000" w:themeColor="text1"/>
            <w:sz w:val="32"/>
            <w:szCs w:val="30"/>
            <w:rPrChange w:id="1435" w:author="Mridul Rajbhar" w:date="2022-10-20T13:51:00Z">
              <w:rPr>
                <w:color w:val="000000" w:themeColor="text1"/>
                <w:sz w:val="30"/>
                <w:szCs w:val="30"/>
              </w:rPr>
            </w:rPrChange>
          </w:rPr>
          <w:t>Timestamp (both date and time)</w:t>
        </w:r>
      </w:ins>
    </w:p>
    <w:p w:rsidR="00771838" w:rsidRPr="0083006F" w:rsidRDefault="00044153">
      <w:pPr>
        <w:pStyle w:val="NoSpacing"/>
        <w:ind w:left="720"/>
        <w:rPr>
          <w:ins w:id="1436" w:author="Mridul Rajbhar" w:date="2022-10-20T13:48:00Z"/>
          <w:color w:val="000000" w:themeColor="text1"/>
          <w:sz w:val="30"/>
          <w:szCs w:val="30"/>
        </w:rPr>
        <w:pPrChange w:id="1437" w:author="Mridul Rajbhar" w:date="2022-10-20T13:49:00Z">
          <w:pPr>
            <w:pStyle w:val="NoSpacing"/>
            <w:ind w:left="360"/>
            <w:jc w:val="center"/>
          </w:pPr>
        </w:pPrChange>
      </w:pPr>
      <w:ins w:id="1438" w:author="Mridul Rajbhar" w:date="2022-10-20T13:49:00Z">
        <w:r w:rsidRPr="0083006F">
          <w:rPr>
            <w:color w:val="000000" w:themeColor="text1"/>
            <w:sz w:val="30"/>
            <w:szCs w:val="30"/>
          </w:rPr>
          <w:t>Specify preci</w:t>
        </w:r>
      </w:ins>
      <w:ins w:id="1439" w:author="Mridul Rajbhar" w:date="2022-10-20T13:50:00Z">
        <w:r w:rsidRPr="0083006F">
          <w:rPr>
            <w:color w:val="000000" w:themeColor="text1"/>
            <w:sz w:val="30"/>
            <w:szCs w:val="30"/>
          </w:rPr>
          <w:t xml:space="preserve">sion of </w:t>
        </w:r>
        <w:proofErr w:type="gramStart"/>
        <w:r w:rsidRPr="0083006F">
          <w:rPr>
            <w:color w:val="000000" w:themeColor="text1"/>
            <w:sz w:val="30"/>
            <w:szCs w:val="30"/>
          </w:rPr>
          <w:t>seconds</w:t>
        </w:r>
        <w:proofErr w:type="gramEnd"/>
        <w:r w:rsidRPr="0083006F">
          <w:rPr>
            <w:color w:val="000000" w:themeColor="text1"/>
            <w:sz w:val="30"/>
            <w:szCs w:val="30"/>
          </w:rPr>
          <w:t xml:space="preserve"> value</w:t>
        </w:r>
      </w:ins>
    </w:p>
    <w:p w:rsidR="00044153" w:rsidRDefault="00044153">
      <w:pPr>
        <w:pStyle w:val="NoSpacing"/>
        <w:numPr>
          <w:ilvl w:val="0"/>
          <w:numId w:val="13"/>
        </w:numPr>
        <w:rPr>
          <w:ins w:id="1440" w:author="Mridul Rajbhar" w:date="2022-10-20T13:46:00Z"/>
          <w:color w:val="000000" w:themeColor="text1"/>
          <w:sz w:val="30"/>
          <w:szCs w:val="30"/>
        </w:rPr>
        <w:pPrChange w:id="1441" w:author="Mridul Rajbhar" w:date="2022-10-20T13:48:00Z">
          <w:pPr>
            <w:pStyle w:val="NoSpacing"/>
            <w:ind w:left="360"/>
            <w:jc w:val="center"/>
          </w:pPr>
        </w:pPrChange>
      </w:pPr>
      <w:ins w:id="1442" w:author="Mridul Rajbhar" w:date="2022-10-20T13:48:00Z">
        <w:r>
          <w:rPr>
            <w:color w:val="000000" w:themeColor="text1"/>
            <w:sz w:val="30"/>
            <w:szCs w:val="30"/>
          </w:rPr>
          <w:t xml:space="preserve">Timestamp(3) </w:t>
        </w:r>
      </w:ins>
      <w:ins w:id="1443" w:author="Mridul Rajbhar" w:date="2022-10-20T13:49:00Z">
        <w:r>
          <w:rPr>
            <w:color w:val="000000" w:themeColor="text1"/>
            <w:sz w:val="30"/>
            <w:szCs w:val="30"/>
          </w:rPr>
          <w:t xml:space="preserve"> </w:t>
        </w:r>
      </w:ins>
    </w:p>
    <w:p w:rsidR="00771838" w:rsidRDefault="00C22F53">
      <w:pPr>
        <w:pStyle w:val="NoSpacing"/>
        <w:ind w:left="720" w:firstLine="360"/>
        <w:rPr>
          <w:ins w:id="1444" w:author="Mridul Rajbhar" w:date="2022-10-20T13:50:00Z"/>
          <w:color w:val="000000" w:themeColor="text1"/>
          <w:sz w:val="30"/>
          <w:szCs w:val="30"/>
        </w:rPr>
        <w:pPrChange w:id="1445" w:author="Mridul Rajbhar" w:date="2022-10-20T13:51:00Z">
          <w:pPr>
            <w:pStyle w:val="NoSpacing"/>
            <w:ind w:left="360"/>
            <w:jc w:val="center"/>
          </w:pPr>
        </w:pPrChange>
      </w:pPr>
      <w:ins w:id="1446" w:author="Mridul Rajbhar" w:date="2022-10-20T13:50:00Z">
        <w:r>
          <w:rPr>
            <w:color w:val="000000" w:themeColor="text1"/>
            <w:sz w:val="30"/>
            <w:szCs w:val="30"/>
          </w:rPr>
          <w:t>1/8/2017 12:22:22.231</w:t>
        </w:r>
      </w:ins>
    </w:p>
    <w:p w:rsidR="00C22F53" w:rsidRDefault="00C22F53">
      <w:pPr>
        <w:pStyle w:val="NoSpacing"/>
        <w:numPr>
          <w:ilvl w:val="0"/>
          <w:numId w:val="13"/>
        </w:numPr>
        <w:rPr>
          <w:ins w:id="1447" w:author="Mridul Rajbhar" w:date="2022-10-20T13:50:00Z"/>
          <w:color w:val="000000" w:themeColor="text1"/>
          <w:sz w:val="30"/>
          <w:szCs w:val="30"/>
        </w:rPr>
        <w:pPrChange w:id="1448" w:author="Mridul Rajbhar" w:date="2022-10-20T13:50:00Z">
          <w:pPr>
            <w:pStyle w:val="NoSpacing"/>
            <w:ind w:left="360"/>
            <w:jc w:val="center"/>
          </w:pPr>
        </w:pPrChange>
      </w:pPr>
      <w:ins w:id="1449" w:author="Mridul Rajbhar" w:date="2022-10-20T13:50:00Z">
        <w:r>
          <w:rPr>
            <w:color w:val="000000" w:themeColor="text1"/>
            <w:sz w:val="30"/>
            <w:szCs w:val="30"/>
          </w:rPr>
          <w:t>Time(4)</w:t>
        </w:r>
      </w:ins>
    </w:p>
    <w:p w:rsidR="00C22F53" w:rsidRDefault="00C22F53">
      <w:pPr>
        <w:pStyle w:val="NoSpacing"/>
        <w:ind w:left="720" w:firstLine="360"/>
        <w:rPr>
          <w:ins w:id="1450" w:author="Mridul Rajbhar" w:date="2022-10-20T13:50:00Z"/>
          <w:color w:val="000000" w:themeColor="text1"/>
          <w:sz w:val="30"/>
          <w:szCs w:val="30"/>
        </w:rPr>
        <w:pPrChange w:id="1451" w:author="Mridul Rajbhar" w:date="2022-10-20T13:51:00Z">
          <w:pPr>
            <w:pStyle w:val="NoSpacing"/>
            <w:ind w:left="360"/>
            <w:jc w:val="center"/>
          </w:pPr>
        </w:pPrChange>
      </w:pPr>
      <w:ins w:id="1452" w:author="Mridul Rajbhar" w:date="2022-10-20T13:50:00Z">
        <w:r>
          <w:rPr>
            <w:color w:val="000000" w:themeColor="text1"/>
            <w:sz w:val="30"/>
            <w:szCs w:val="30"/>
          </w:rPr>
          <w:t>12:22:22.1234</w:t>
        </w:r>
      </w:ins>
    </w:p>
    <w:p w:rsidR="00CF0E42" w:rsidRDefault="00CF0E42">
      <w:pPr>
        <w:pStyle w:val="NoSpacing"/>
        <w:ind w:left="720"/>
        <w:rPr>
          <w:ins w:id="1453" w:author="Mridul Rajbhar" w:date="2022-10-20T13:52:00Z"/>
          <w:color w:val="000000" w:themeColor="text1"/>
          <w:sz w:val="30"/>
          <w:szCs w:val="30"/>
        </w:rPr>
        <w:pPrChange w:id="1454" w:author="Mridul Rajbhar" w:date="2022-10-20T13:50:00Z">
          <w:pPr>
            <w:pStyle w:val="NoSpacing"/>
            <w:ind w:left="360"/>
            <w:jc w:val="center"/>
          </w:pPr>
        </w:pPrChange>
      </w:pPr>
      <w:ins w:id="1455" w:author="Mridul Rajbhar" w:date="2022-10-20T13:50:00Z">
        <w:r>
          <w:rPr>
            <w:color w:val="000000" w:themeColor="text1"/>
            <w:sz w:val="30"/>
            <w:szCs w:val="30"/>
          </w:rPr>
          <w:t xml:space="preserve">The time can </w:t>
        </w:r>
      </w:ins>
      <w:ins w:id="1456" w:author="Mridul Rajbhar" w:date="2022-10-20T13:51:00Z">
        <w:r>
          <w:rPr>
            <w:color w:val="000000" w:themeColor="text1"/>
            <w:sz w:val="30"/>
            <w:szCs w:val="30"/>
          </w:rPr>
          <w:t>be from 0 to 6</w:t>
        </w:r>
      </w:ins>
    </w:p>
    <w:p w:rsidR="0083006F" w:rsidRDefault="0083006F">
      <w:pPr>
        <w:pStyle w:val="NoSpacing"/>
        <w:ind w:left="720"/>
        <w:rPr>
          <w:ins w:id="1457" w:author="Mridul Rajbhar" w:date="2022-10-20T13:51:00Z"/>
          <w:color w:val="000000" w:themeColor="text1"/>
          <w:sz w:val="30"/>
          <w:szCs w:val="30"/>
        </w:rPr>
        <w:pPrChange w:id="1458" w:author="Mridul Rajbhar" w:date="2022-10-20T13:50:00Z">
          <w:pPr>
            <w:pStyle w:val="NoSpacing"/>
            <w:ind w:left="360"/>
            <w:jc w:val="center"/>
          </w:pPr>
        </w:pPrChange>
      </w:pPr>
    </w:p>
    <w:p w:rsidR="0083006F" w:rsidRDefault="0083006F">
      <w:pPr>
        <w:pStyle w:val="NoSpacing"/>
        <w:numPr>
          <w:ilvl w:val="0"/>
          <w:numId w:val="12"/>
        </w:numPr>
        <w:rPr>
          <w:ins w:id="1459" w:author="Mridul Rajbhar" w:date="2022-10-20T13:52:00Z"/>
          <w:color w:val="000000" w:themeColor="text1"/>
          <w:sz w:val="30"/>
          <w:szCs w:val="30"/>
        </w:rPr>
        <w:pPrChange w:id="1460" w:author="Mridul Rajbhar" w:date="2022-10-20T13:52:00Z">
          <w:pPr>
            <w:pStyle w:val="NoSpacing"/>
            <w:ind w:left="360"/>
            <w:jc w:val="center"/>
          </w:pPr>
        </w:pPrChange>
      </w:pPr>
      <w:ins w:id="1461" w:author="Mridul Rajbhar" w:date="2022-10-20T13:52:00Z">
        <w:r>
          <w:rPr>
            <w:color w:val="000000" w:themeColor="text1"/>
            <w:sz w:val="30"/>
            <w:szCs w:val="30"/>
          </w:rPr>
          <w:t xml:space="preserve">We can allow or not allow the </w:t>
        </w:r>
        <w:proofErr w:type="spellStart"/>
        <w:r>
          <w:rPr>
            <w:color w:val="000000" w:themeColor="text1"/>
            <w:sz w:val="30"/>
            <w:szCs w:val="30"/>
          </w:rPr>
          <w:t>timezones</w:t>
        </w:r>
      </w:ins>
      <w:proofErr w:type="spellEnd"/>
      <w:ins w:id="1462" w:author="Mridul Rajbhar" w:date="2022-10-20T13:53:00Z">
        <w:r w:rsidR="007A1822">
          <w:rPr>
            <w:color w:val="000000" w:themeColor="text1"/>
            <w:sz w:val="30"/>
            <w:szCs w:val="30"/>
          </w:rPr>
          <w:t>. By default it is no time zone</w:t>
        </w:r>
      </w:ins>
    </w:p>
    <w:p w:rsidR="0083006F" w:rsidRDefault="0083006F">
      <w:pPr>
        <w:pStyle w:val="NoSpacing"/>
        <w:ind w:left="720"/>
        <w:rPr>
          <w:ins w:id="1463" w:author="Mridul Rajbhar" w:date="2022-10-20T13:53:00Z"/>
          <w:color w:val="000000" w:themeColor="text1"/>
          <w:sz w:val="30"/>
          <w:szCs w:val="30"/>
        </w:rPr>
        <w:pPrChange w:id="1464" w:author="Mridul Rajbhar" w:date="2022-10-20T13:52:00Z">
          <w:pPr>
            <w:pStyle w:val="NoSpacing"/>
            <w:ind w:left="360"/>
            <w:jc w:val="center"/>
          </w:pPr>
        </w:pPrChange>
      </w:pPr>
      <w:ins w:id="1465" w:author="Mridul Rajbhar" w:date="2022-10-20T13:52:00Z">
        <w:r>
          <w:rPr>
            <w:color w:val="000000" w:themeColor="text1"/>
            <w:sz w:val="30"/>
            <w:szCs w:val="30"/>
          </w:rPr>
          <w:t>Ti</w:t>
        </w:r>
      </w:ins>
      <w:ins w:id="1466" w:author="Mridul Rajbhar" w:date="2022-10-20T13:53:00Z">
        <w:r>
          <w:rPr>
            <w:color w:val="000000" w:themeColor="text1"/>
            <w:sz w:val="30"/>
            <w:szCs w:val="30"/>
          </w:rPr>
          <w:t>mestamp with time zone</w:t>
        </w:r>
      </w:ins>
    </w:p>
    <w:p w:rsidR="0083006F" w:rsidRDefault="0083006F" w:rsidP="0083006F">
      <w:pPr>
        <w:pStyle w:val="NoSpacing"/>
        <w:ind w:left="720"/>
        <w:rPr>
          <w:ins w:id="1467" w:author="Mridul Rajbhar" w:date="2022-10-20T13:53:00Z"/>
          <w:color w:val="000000" w:themeColor="text1"/>
          <w:sz w:val="30"/>
          <w:szCs w:val="30"/>
        </w:rPr>
      </w:pPr>
      <w:ins w:id="1468" w:author="Mridul Rajbhar" w:date="2022-10-20T13:53:00Z">
        <w:r>
          <w:rPr>
            <w:color w:val="000000" w:themeColor="text1"/>
            <w:sz w:val="30"/>
            <w:szCs w:val="30"/>
          </w:rPr>
          <w:t>Timestamp without time zone</w:t>
        </w:r>
      </w:ins>
    </w:p>
    <w:p w:rsidR="0083006F" w:rsidRDefault="0083006F" w:rsidP="0083006F">
      <w:pPr>
        <w:pStyle w:val="NoSpacing"/>
        <w:ind w:left="720"/>
        <w:rPr>
          <w:ins w:id="1469" w:author="Mridul Rajbhar" w:date="2022-10-20T13:53:00Z"/>
          <w:color w:val="000000" w:themeColor="text1"/>
          <w:sz w:val="30"/>
          <w:szCs w:val="30"/>
        </w:rPr>
      </w:pPr>
      <w:ins w:id="1470" w:author="Mridul Rajbhar" w:date="2022-10-20T13:53:00Z">
        <w:r>
          <w:rPr>
            <w:color w:val="000000" w:themeColor="text1"/>
            <w:sz w:val="30"/>
            <w:szCs w:val="30"/>
          </w:rPr>
          <w:t>Time with time zone</w:t>
        </w:r>
      </w:ins>
    </w:p>
    <w:p w:rsidR="0083006F" w:rsidRPr="002B4FF0" w:rsidRDefault="0083006F" w:rsidP="0083006F">
      <w:pPr>
        <w:pStyle w:val="NoSpacing"/>
        <w:ind w:left="720"/>
        <w:rPr>
          <w:ins w:id="1471" w:author="Mridul Rajbhar" w:date="2022-10-20T13:53:00Z"/>
          <w:color w:val="000000" w:themeColor="text1"/>
          <w:sz w:val="30"/>
          <w:szCs w:val="30"/>
        </w:rPr>
      </w:pPr>
      <w:ins w:id="1472" w:author="Mridul Rajbhar" w:date="2022-10-20T13:53:00Z">
        <w:r>
          <w:rPr>
            <w:color w:val="000000" w:themeColor="text1"/>
            <w:sz w:val="30"/>
            <w:szCs w:val="30"/>
          </w:rPr>
          <w:t>Time without time zone</w:t>
        </w:r>
      </w:ins>
    </w:p>
    <w:p w:rsidR="0083006F" w:rsidRPr="002B4FF0" w:rsidRDefault="0083006F" w:rsidP="0083006F">
      <w:pPr>
        <w:pStyle w:val="NoSpacing"/>
        <w:ind w:left="720"/>
        <w:rPr>
          <w:ins w:id="1473" w:author="Mridul Rajbhar" w:date="2022-10-20T13:53:00Z"/>
          <w:color w:val="000000" w:themeColor="text1"/>
          <w:sz w:val="30"/>
          <w:szCs w:val="30"/>
        </w:rPr>
      </w:pPr>
    </w:p>
    <w:p w:rsidR="0083006F" w:rsidRPr="002B4FF0" w:rsidRDefault="0083006F" w:rsidP="0083006F">
      <w:pPr>
        <w:pStyle w:val="NoSpacing"/>
        <w:ind w:left="720"/>
        <w:rPr>
          <w:ins w:id="1474" w:author="Mridul Rajbhar" w:date="2022-10-20T13:53:00Z"/>
          <w:color w:val="000000" w:themeColor="text1"/>
          <w:sz w:val="30"/>
          <w:szCs w:val="30"/>
        </w:rPr>
      </w:pPr>
    </w:p>
    <w:p w:rsidR="0083006F" w:rsidRPr="00425EE1" w:rsidRDefault="00EE4318">
      <w:pPr>
        <w:pStyle w:val="NoSpacing"/>
        <w:rPr>
          <w:ins w:id="1475" w:author="Mridul Rajbhar" w:date="2022-10-20T14:54:00Z"/>
          <w:color w:val="000000" w:themeColor="text1"/>
          <w:sz w:val="40"/>
          <w:szCs w:val="30"/>
          <w:rPrChange w:id="1476" w:author="Mridul Rajbhar" w:date="2022-10-20T15:00:00Z">
            <w:rPr>
              <w:ins w:id="1477" w:author="Mridul Rajbhar" w:date="2022-10-20T14:54:00Z"/>
              <w:color w:val="000000" w:themeColor="text1"/>
              <w:sz w:val="30"/>
              <w:szCs w:val="30"/>
            </w:rPr>
          </w:rPrChange>
        </w:rPr>
        <w:pPrChange w:id="1478" w:author="Mridul Rajbhar" w:date="2022-10-20T14:53:00Z">
          <w:pPr>
            <w:pStyle w:val="NoSpacing"/>
            <w:ind w:left="360"/>
            <w:jc w:val="center"/>
          </w:pPr>
        </w:pPrChange>
      </w:pPr>
      <w:ins w:id="1479" w:author="Mridul Rajbhar" w:date="2022-10-20T14:53:00Z">
        <w:r w:rsidRPr="00425EE1">
          <w:rPr>
            <w:color w:val="000000" w:themeColor="text1"/>
            <w:sz w:val="40"/>
            <w:szCs w:val="30"/>
            <w:rPrChange w:id="1480" w:author="Mridul Rajbhar" w:date="2022-10-20T15:00:00Z">
              <w:rPr>
                <w:color w:val="000000" w:themeColor="text1"/>
                <w:sz w:val="30"/>
                <w:szCs w:val="30"/>
              </w:rPr>
            </w:rPrChange>
          </w:rPr>
          <w:t>Input</w:t>
        </w:r>
      </w:ins>
      <w:ins w:id="1481" w:author="Mridul Rajbhar" w:date="2022-10-20T14:54:00Z">
        <w:r w:rsidRPr="00425EE1">
          <w:rPr>
            <w:color w:val="000000" w:themeColor="text1"/>
            <w:sz w:val="40"/>
            <w:szCs w:val="30"/>
            <w:rPrChange w:id="1482" w:author="Mridul Rajbhar" w:date="2022-10-20T15:00:00Z">
              <w:rPr>
                <w:color w:val="000000" w:themeColor="text1"/>
                <w:sz w:val="30"/>
                <w:szCs w:val="30"/>
              </w:rPr>
            </w:rPrChange>
          </w:rPr>
          <w:t>t</w:t>
        </w:r>
      </w:ins>
      <w:ins w:id="1483" w:author="Mridul Rajbhar" w:date="2022-10-20T14:53:00Z">
        <w:r w:rsidRPr="00425EE1">
          <w:rPr>
            <w:color w:val="000000" w:themeColor="text1"/>
            <w:sz w:val="40"/>
            <w:szCs w:val="30"/>
            <w:rPrChange w:id="1484" w:author="Mridul Rajbhar" w:date="2022-10-20T15:00:00Z">
              <w:rPr>
                <w:color w:val="000000" w:themeColor="text1"/>
                <w:sz w:val="30"/>
                <w:szCs w:val="30"/>
              </w:rPr>
            </w:rPrChange>
          </w:rPr>
          <w:t>ing Dates</w:t>
        </w:r>
      </w:ins>
    </w:p>
    <w:p w:rsidR="00EE4318" w:rsidRDefault="00EE4318">
      <w:pPr>
        <w:pStyle w:val="NoSpacing"/>
        <w:rPr>
          <w:ins w:id="1485" w:author="Mridul Rajbhar" w:date="2022-10-20T14:54:00Z"/>
          <w:color w:val="000000" w:themeColor="text1"/>
          <w:sz w:val="30"/>
          <w:szCs w:val="30"/>
        </w:rPr>
        <w:pPrChange w:id="1486" w:author="Mridul Rajbhar" w:date="2022-10-20T14:53:00Z">
          <w:pPr>
            <w:pStyle w:val="NoSpacing"/>
            <w:ind w:left="360"/>
            <w:jc w:val="center"/>
          </w:pPr>
        </w:pPrChange>
      </w:pPr>
    </w:p>
    <w:p w:rsidR="00EE4318" w:rsidRDefault="00C25EC8">
      <w:pPr>
        <w:pStyle w:val="NoSpacing"/>
        <w:rPr>
          <w:ins w:id="1487" w:author="Mridul Rajbhar" w:date="2022-10-20T14:54:00Z"/>
          <w:color w:val="000000" w:themeColor="text1"/>
          <w:sz w:val="30"/>
          <w:szCs w:val="30"/>
        </w:rPr>
        <w:pPrChange w:id="1488" w:author="Mridul Rajbhar" w:date="2022-10-20T14:53:00Z">
          <w:pPr>
            <w:pStyle w:val="NoSpacing"/>
            <w:ind w:left="360"/>
            <w:jc w:val="center"/>
          </w:pPr>
        </w:pPrChange>
      </w:pPr>
      <w:ins w:id="1489" w:author="Mridul Rajbhar" w:date="2022-10-20T14:54:00Z">
        <w:r>
          <w:rPr>
            <w:color w:val="000000" w:themeColor="text1"/>
            <w:sz w:val="30"/>
            <w:szCs w:val="30"/>
          </w:rPr>
          <w:t>Postgre</w:t>
        </w:r>
        <w:r w:rsidR="00EE4318">
          <w:rPr>
            <w:color w:val="000000" w:themeColor="text1"/>
            <w:sz w:val="30"/>
            <w:szCs w:val="30"/>
          </w:rPr>
          <w:t>SQL accepting date format</w:t>
        </w:r>
      </w:ins>
    </w:p>
    <w:p w:rsidR="00EE4318" w:rsidRDefault="00EE4318">
      <w:pPr>
        <w:pStyle w:val="NoSpacing"/>
        <w:numPr>
          <w:ilvl w:val="0"/>
          <w:numId w:val="14"/>
        </w:numPr>
        <w:rPr>
          <w:ins w:id="1490" w:author="Mridul Rajbhar" w:date="2022-10-20T14:54:00Z"/>
          <w:color w:val="000000" w:themeColor="text1"/>
          <w:sz w:val="30"/>
          <w:szCs w:val="30"/>
        </w:rPr>
        <w:pPrChange w:id="1491" w:author="Mridul Rajbhar" w:date="2022-10-20T14:54:00Z">
          <w:pPr>
            <w:pStyle w:val="NoSpacing"/>
            <w:ind w:left="360"/>
            <w:jc w:val="center"/>
          </w:pPr>
        </w:pPrChange>
      </w:pPr>
      <w:ins w:id="1492" w:author="Mridul Rajbhar" w:date="2022-10-20T14:54:00Z">
        <w:r>
          <w:rPr>
            <w:color w:val="000000" w:themeColor="text1"/>
            <w:sz w:val="30"/>
            <w:szCs w:val="30"/>
          </w:rPr>
          <w:t>‘2017-01-10’</w:t>
        </w:r>
      </w:ins>
    </w:p>
    <w:p w:rsidR="00EE4318" w:rsidRDefault="00EE4318">
      <w:pPr>
        <w:pStyle w:val="NoSpacing"/>
        <w:numPr>
          <w:ilvl w:val="0"/>
          <w:numId w:val="14"/>
        </w:numPr>
        <w:rPr>
          <w:ins w:id="1493" w:author="Mridul Rajbhar" w:date="2022-10-20T14:54:00Z"/>
          <w:color w:val="000000" w:themeColor="text1"/>
          <w:sz w:val="30"/>
          <w:szCs w:val="30"/>
        </w:rPr>
        <w:pPrChange w:id="1494" w:author="Mridul Rajbhar" w:date="2022-10-20T14:54:00Z">
          <w:pPr>
            <w:pStyle w:val="NoSpacing"/>
            <w:ind w:left="360"/>
            <w:jc w:val="center"/>
          </w:pPr>
        </w:pPrChange>
      </w:pPr>
      <w:ins w:id="1495" w:author="Mridul Rajbhar" w:date="2022-10-20T14:54:00Z">
        <w:r>
          <w:rPr>
            <w:color w:val="000000" w:themeColor="text1"/>
            <w:sz w:val="30"/>
            <w:szCs w:val="30"/>
          </w:rPr>
          <w:t>‘January 8, 2018’</w:t>
        </w:r>
      </w:ins>
    </w:p>
    <w:p w:rsidR="00EE4318" w:rsidRDefault="00EE4318">
      <w:pPr>
        <w:pStyle w:val="NoSpacing"/>
        <w:numPr>
          <w:ilvl w:val="0"/>
          <w:numId w:val="14"/>
        </w:numPr>
        <w:rPr>
          <w:ins w:id="1496" w:author="Mridul Rajbhar" w:date="2022-10-20T14:55:00Z"/>
          <w:color w:val="000000" w:themeColor="text1"/>
          <w:sz w:val="30"/>
          <w:szCs w:val="30"/>
        </w:rPr>
        <w:pPrChange w:id="1497" w:author="Mridul Rajbhar" w:date="2022-10-20T14:54:00Z">
          <w:pPr>
            <w:pStyle w:val="NoSpacing"/>
            <w:ind w:left="360"/>
            <w:jc w:val="center"/>
          </w:pPr>
        </w:pPrChange>
      </w:pPr>
      <w:ins w:id="1498" w:author="Mridul Rajbhar" w:date="2022-10-20T14:54:00Z">
        <w:r>
          <w:rPr>
            <w:color w:val="000000" w:themeColor="text1"/>
            <w:sz w:val="30"/>
            <w:szCs w:val="30"/>
          </w:rPr>
          <w:t>‘2</w:t>
        </w:r>
        <w:r w:rsidR="000720FB">
          <w:rPr>
            <w:color w:val="000000" w:themeColor="text1"/>
            <w:sz w:val="30"/>
            <w:szCs w:val="30"/>
          </w:rPr>
          <w:t>0</w:t>
        </w:r>
        <w:r>
          <w:rPr>
            <w:color w:val="000000" w:themeColor="text1"/>
            <w:sz w:val="30"/>
            <w:szCs w:val="30"/>
          </w:rPr>
          <w:t>180108’</w:t>
        </w:r>
      </w:ins>
    </w:p>
    <w:p w:rsidR="00C25EC8" w:rsidRDefault="00C25EC8">
      <w:pPr>
        <w:pStyle w:val="NoSpacing"/>
        <w:rPr>
          <w:ins w:id="1499" w:author="Mridul Rajbhar" w:date="2022-10-20T14:57:00Z"/>
          <w:color w:val="000000" w:themeColor="text1"/>
          <w:sz w:val="30"/>
          <w:szCs w:val="30"/>
        </w:rPr>
        <w:pPrChange w:id="1500" w:author="Mridul Rajbhar" w:date="2022-10-20T14:55:00Z">
          <w:pPr>
            <w:pStyle w:val="NoSpacing"/>
            <w:ind w:left="360"/>
            <w:jc w:val="center"/>
          </w:pPr>
        </w:pPrChange>
      </w:pPr>
    </w:p>
    <w:p w:rsidR="00C25EC8" w:rsidRPr="00425EE1" w:rsidRDefault="00C25EC8">
      <w:pPr>
        <w:pStyle w:val="NoSpacing"/>
        <w:rPr>
          <w:ins w:id="1501" w:author="Mridul Rajbhar" w:date="2022-10-20T14:57:00Z"/>
          <w:color w:val="000000" w:themeColor="text1"/>
          <w:sz w:val="40"/>
          <w:szCs w:val="30"/>
          <w:rPrChange w:id="1502" w:author="Mridul Rajbhar" w:date="2022-10-20T15:00:00Z">
            <w:rPr>
              <w:ins w:id="1503" w:author="Mridul Rajbhar" w:date="2022-10-20T14:57:00Z"/>
              <w:color w:val="000000" w:themeColor="text1"/>
              <w:sz w:val="30"/>
              <w:szCs w:val="30"/>
            </w:rPr>
          </w:rPrChange>
        </w:rPr>
        <w:pPrChange w:id="1504" w:author="Mridul Rajbhar" w:date="2022-10-20T14:55:00Z">
          <w:pPr>
            <w:pStyle w:val="NoSpacing"/>
            <w:ind w:left="360"/>
            <w:jc w:val="center"/>
          </w:pPr>
        </w:pPrChange>
      </w:pPr>
      <w:ins w:id="1505" w:author="Mridul Rajbhar" w:date="2022-10-20T14:57:00Z">
        <w:r w:rsidRPr="00425EE1">
          <w:rPr>
            <w:color w:val="000000" w:themeColor="text1"/>
            <w:sz w:val="40"/>
            <w:szCs w:val="30"/>
            <w:rPrChange w:id="1506" w:author="Mridul Rajbhar" w:date="2022-10-20T15:00:00Z">
              <w:rPr>
                <w:color w:val="000000" w:themeColor="text1"/>
                <w:sz w:val="30"/>
                <w:szCs w:val="30"/>
              </w:rPr>
            </w:rPrChange>
          </w:rPr>
          <w:t>Setting date style</w:t>
        </w:r>
      </w:ins>
    </w:p>
    <w:p w:rsidR="005C6EDB" w:rsidRDefault="005C6EDB">
      <w:pPr>
        <w:pStyle w:val="NoSpacing"/>
        <w:rPr>
          <w:ins w:id="1507" w:author="Mridul Rajbhar" w:date="2022-10-20T14:59:00Z"/>
          <w:color w:val="000000" w:themeColor="text1"/>
          <w:sz w:val="30"/>
          <w:szCs w:val="30"/>
        </w:rPr>
        <w:pPrChange w:id="1508" w:author="Mridul Rajbhar" w:date="2022-10-20T14:55:00Z">
          <w:pPr>
            <w:pStyle w:val="NoSpacing"/>
            <w:ind w:left="360"/>
            <w:jc w:val="center"/>
          </w:pPr>
        </w:pPrChange>
      </w:pPr>
    </w:p>
    <w:p w:rsidR="005C6EDB" w:rsidRDefault="005C6EDB">
      <w:pPr>
        <w:pStyle w:val="NoSpacing"/>
        <w:rPr>
          <w:ins w:id="1509" w:author="Mridul Rajbhar" w:date="2022-10-20T15:00:00Z"/>
          <w:color w:val="000000" w:themeColor="text1"/>
          <w:sz w:val="30"/>
          <w:szCs w:val="30"/>
        </w:rPr>
        <w:pPrChange w:id="1510" w:author="Mridul Rajbhar" w:date="2022-10-20T14:55:00Z">
          <w:pPr>
            <w:pStyle w:val="NoSpacing"/>
            <w:ind w:left="360"/>
            <w:jc w:val="center"/>
          </w:pPr>
        </w:pPrChange>
      </w:pPr>
      <w:proofErr w:type="spellStart"/>
      <w:ins w:id="1511" w:author="Mridul Rajbhar" w:date="2022-10-20T14:59:00Z">
        <w:r>
          <w:rPr>
            <w:color w:val="000000" w:themeColor="text1"/>
            <w:sz w:val="30"/>
            <w:szCs w:val="30"/>
          </w:rPr>
          <w:t>DateStyle</w:t>
        </w:r>
        <w:proofErr w:type="spellEnd"/>
        <w:r>
          <w:rPr>
            <w:color w:val="000000" w:themeColor="text1"/>
            <w:sz w:val="30"/>
            <w:szCs w:val="30"/>
          </w:rPr>
          <w:t xml:space="preserve"> – ISO, </w:t>
        </w:r>
        <w:proofErr w:type="spellStart"/>
        <w:r>
          <w:rPr>
            <w:color w:val="000000" w:themeColor="text1"/>
            <w:sz w:val="30"/>
            <w:szCs w:val="30"/>
          </w:rPr>
          <w:t>Postgres</w:t>
        </w:r>
        <w:proofErr w:type="spellEnd"/>
        <w:r>
          <w:rPr>
            <w:color w:val="000000" w:themeColor="text1"/>
            <w:sz w:val="30"/>
            <w:szCs w:val="30"/>
          </w:rPr>
          <w:t>, SQL</w:t>
        </w:r>
      </w:ins>
      <w:ins w:id="1512" w:author="Mridul Rajbhar" w:date="2022-10-20T15:00:00Z">
        <w:r>
          <w:rPr>
            <w:color w:val="000000" w:themeColor="text1"/>
            <w:sz w:val="30"/>
            <w:szCs w:val="30"/>
          </w:rPr>
          <w:t xml:space="preserve"> or German followed by DMY, MDY, or YMD</w:t>
        </w:r>
      </w:ins>
    </w:p>
    <w:p w:rsidR="000A6B6A" w:rsidRDefault="000A6B6A">
      <w:pPr>
        <w:pStyle w:val="NoSpacing"/>
        <w:rPr>
          <w:ins w:id="1513" w:author="Mridul Rajbhar" w:date="2022-10-20T14:59:00Z"/>
          <w:color w:val="000000" w:themeColor="text1"/>
          <w:sz w:val="30"/>
          <w:szCs w:val="30"/>
        </w:rPr>
        <w:pPrChange w:id="1514" w:author="Mridul Rajbhar" w:date="2022-10-20T14:55:00Z">
          <w:pPr>
            <w:pStyle w:val="NoSpacing"/>
            <w:ind w:left="360"/>
            <w:jc w:val="center"/>
          </w:pPr>
        </w:pPrChange>
      </w:pPr>
      <w:proofErr w:type="spellStart"/>
      <w:ins w:id="1515" w:author="Mridul Rajbhar" w:date="2022-10-20T15:00:00Z">
        <w:r>
          <w:rPr>
            <w:color w:val="000000" w:themeColor="text1"/>
            <w:sz w:val="30"/>
            <w:szCs w:val="30"/>
          </w:rPr>
          <w:t>e.g</w:t>
        </w:r>
      </w:ins>
      <w:proofErr w:type="spellEnd"/>
    </w:p>
    <w:p w:rsidR="005C6EDB" w:rsidRDefault="005C6EDB">
      <w:pPr>
        <w:pStyle w:val="NoSpacing"/>
        <w:rPr>
          <w:ins w:id="1516" w:author="Mridul Rajbhar" w:date="2022-10-20T14:55:00Z"/>
          <w:color w:val="000000" w:themeColor="text1"/>
          <w:sz w:val="30"/>
          <w:szCs w:val="30"/>
        </w:rPr>
        <w:pPrChange w:id="1517" w:author="Mridul Rajbhar" w:date="2022-10-20T14:55:00Z">
          <w:pPr>
            <w:pStyle w:val="NoSpacing"/>
            <w:ind w:left="360"/>
            <w:jc w:val="center"/>
          </w:pPr>
        </w:pPrChange>
      </w:pPr>
      <w:ins w:id="1518" w:author="Mridul Rajbhar" w:date="2022-10-20T14:59:00Z">
        <w:r>
          <w:rPr>
            <w:color w:val="000000" w:themeColor="text1"/>
            <w:sz w:val="30"/>
            <w:szCs w:val="30"/>
          </w:rPr>
          <w:t xml:space="preserve">Set </w:t>
        </w:r>
        <w:proofErr w:type="spellStart"/>
        <w:r>
          <w:rPr>
            <w:color w:val="000000" w:themeColor="text1"/>
            <w:sz w:val="30"/>
            <w:szCs w:val="30"/>
          </w:rPr>
          <w:t>DateStyle</w:t>
        </w:r>
        <w:proofErr w:type="spellEnd"/>
        <w:r>
          <w:rPr>
            <w:color w:val="000000" w:themeColor="text1"/>
            <w:sz w:val="30"/>
            <w:szCs w:val="30"/>
          </w:rPr>
          <w:t xml:space="preserve"> = ‘ISO, MDY’</w:t>
        </w:r>
      </w:ins>
    </w:p>
    <w:p w:rsidR="00C25EC8" w:rsidRDefault="00C25EC8">
      <w:pPr>
        <w:pStyle w:val="NoSpacing"/>
        <w:rPr>
          <w:ins w:id="1519" w:author="Mridul Rajbhar" w:date="2022-10-20T15:00:00Z"/>
          <w:color w:val="000000" w:themeColor="text1"/>
          <w:sz w:val="30"/>
          <w:szCs w:val="30"/>
        </w:rPr>
        <w:pPrChange w:id="1520" w:author="Mridul Rajbhar" w:date="2022-10-20T14:55:00Z">
          <w:pPr>
            <w:pStyle w:val="NoSpacing"/>
            <w:ind w:left="360"/>
            <w:jc w:val="center"/>
          </w:pPr>
        </w:pPrChange>
      </w:pPr>
    </w:p>
    <w:p w:rsidR="00425EE1" w:rsidRPr="008121F7" w:rsidRDefault="00460B6C">
      <w:pPr>
        <w:pStyle w:val="NoSpacing"/>
        <w:rPr>
          <w:ins w:id="1521" w:author="Mridul Rajbhar" w:date="2022-10-20T15:57:00Z"/>
          <w:color w:val="000000" w:themeColor="text1"/>
          <w:sz w:val="40"/>
          <w:szCs w:val="30"/>
          <w:rPrChange w:id="1522" w:author="Mridul Rajbhar" w:date="2022-10-20T17:48:00Z">
            <w:rPr>
              <w:ins w:id="1523" w:author="Mridul Rajbhar" w:date="2022-10-20T15:57:00Z"/>
              <w:color w:val="000000" w:themeColor="text1"/>
              <w:sz w:val="30"/>
              <w:szCs w:val="30"/>
            </w:rPr>
          </w:rPrChange>
        </w:rPr>
        <w:pPrChange w:id="1524" w:author="Mridul Rajbhar" w:date="2022-10-20T14:55:00Z">
          <w:pPr>
            <w:pStyle w:val="NoSpacing"/>
            <w:ind w:left="360"/>
            <w:jc w:val="center"/>
          </w:pPr>
        </w:pPrChange>
      </w:pPr>
      <w:ins w:id="1525" w:author="Mridul Rajbhar" w:date="2022-10-20T15:57:00Z">
        <w:r w:rsidRPr="008121F7">
          <w:rPr>
            <w:color w:val="000000" w:themeColor="text1"/>
            <w:sz w:val="40"/>
            <w:szCs w:val="30"/>
            <w:rPrChange w:id="1526" w:author="Mridul Rajbhar" w:date="2022-10-20T17:48:00Z">
              <w:rPr>
                <w:color w:val="000000" w:themeColor="text1"/>
                <w:sz w:val="30"/>
                <w:szCs w:val="30"/>
              </w:rPr>
            </w:rPrChange>
          </w:rPr>
          <w:t>Set/see the time zone for the session</w:t>
        </w:r>
      </w:ins>
    </w:p>
    <w:p w:rsidR="00A311CA" w:rsidRDefault="00A311CA">
      <w:pPr>
        <w:pStyle w:val="NoSpacing"/>
        <w:rPr>
          <w:ins w:id="1527" w:author="Mridul Rajbhar" w:date="2022-10-20T15:57:00Z"/>
          <w:color w:val="000000" w:themeColor="text1"/>
          <w:sz w:val="30"/>
          <w:szCs w:val="30"/>
        </w:rPr>
        <w:pPrChange w:id="1528" w:author="Mridul Rajbhar" w:date="2022-10-20T14:55:00Z">
          <w:pPr>
            <w:pStyle w:val="NoSpacing"/>
            <w:ind w:left="360"/>
            <w:jc w:val="center"/>
          </w:pPr>
        </w:pPrChange>
      </w:pPr>
    </w:p>
    <w:p w:rsidR="00A311CA" w:rsidRDefault="00A311CA">
      <w:pPr>
        <w:pStyle w:val="NoSpacing"/>
        <w:rPr>
          <w:ins w:id="1529" w:author="Mridul Rajbhar" w:date="2022-10-25T14:53:00Z"/>
          <w:color w:val="000000" w:themeColor="text1"/>
          <w:sz w:val="30"/>
          <w:szCs w:val="30"/>
        </w:rPr>
        <w:pPrChange w:id="1530" w:author="Mridul Rajbhar" w:date="2022-10-20T14:55:00Z">
          <w:pPr>
            <w:pStyle w:val="NoSpacing"/>
            <w:ind w:left="360"/>
            <w:jc w:val="center"/>
          </w:pPr>
        </w:pPrChange>
      </w:pPr>
      <w:ins w:id="1531" w:author="Mridul Rajbhar" w:date="2022-10-20T15:57:00Z">
        <w:r>
          <w:rPr>
            <w:color w:val="000000" w:themeColor="text1"/>
            <w:sz w:val="30"/>
            <w:szCs w:val="30"/>
          </w:rPr>
          <w:t xml:space="preserve">Show time zone; </w:t>
        </w:r>
      </w:ins>
    </w:p>
    <w:p w:rsidR="00E962B6" w:rsidRDefault="00E962B6">
      <w:pPr>
        <w:pStyle w:val="NoSpacing"/>
        <w:rPr>
          <w:ins w:id="1532" w:author="Mridul Rajbhar" w:date="2022-10-25T14:54:00Z"/>
          <w:color w:val="000000" w:themeColor="text1"/>
          <w:sz w:val="30"/>
          <w:szCs w:val="30"/>
        </w:rPr>
        <w:pPrChange w:id="1533" w:author="Mridul Rajbhar" w:date="2022-10-20T14:55:00Z">
          <w:pPr>
            <w:pStyle w:val="NoSpacing"/>
            <w:ind w:left="360"/>
            <w:jc w:val="center"/>
          </w:pPr>
        </w:pPrChange>
      </w:pPr>
    </w:p>
    <w:p w:rsidR="00AD16DB" w:rsidRDefault="00AD16DB">
      <w:pPr>
        <w:pStyle w:val="NoSpacing"/>
        <w:rPr>
          <w:ins w:id="1534" w:author="Mridul Rajbhar" w:date="2022-10-25T14:54:00Z"/>
          <w:color w:val="000000" w:themeColor="text1"/>
          <w:sz w:val="30"/>
          <w:szCs w:val="30"/>
        </w:rPr>
        <w:pPrChange w:id="1535" w:author="Mridul Rajbhar" w:date="2022-10-20T14:55:00Z">
          <w:pPr>
            <w:pStyle w:val="NoSpacing"/>
            <w:ind w:left="360"/>
            <w:jc w:val="center"/>
          </w:pPr>
        </w:pPrChange>
      </w:pPr>
    </w:p>
    <w:p w:rsidR="00AD16DB" w:rsidRPr="00FC5663" w:rsidRDefault="00AD16DB">
      <w:pPr>
        <w:pStyle w:val="NoSpacing"/>
        <w:rPr>
          <w:ins w:id="1536" w:author="Mridul Rajbhar" w:date="2022-10-25T14:54:00Z"/>
          <w:b/>
          <w:color w:val="000000" w:themeColor="text1"/>
          <w:sz w:val="40"/>
          <w:szCs w:val="30"/>
          <w:rPrChange w:id="1537" w:author="Mridul Rajbhar" w:date="2022-10-25T14:55:00Z">
            <w:rPr>
              <w:ins w:id="1538" w:author="Mridul Rajbhar" w:date="2022-10-25T14:54:00Z"/>
              <w:color w:val="000000" w:themeColor="text1"/>
              <w:sz w:val="40"/>
              <w:szCs w:val="30"/>
            </w:rPr>
          </w:rPrChange>
        </w:rPr>
        <w:pPrChange w:id="1539" w:author="Mridul Rajbhar" w:date="2022-10-20T14:55:00Z">
          <w:pPr>
            <w:pStyle w:val="NoSpacing"/>
            <w:ind w:left="360"/>
            <w:jc w:val="center"/>
          </w:pPr>
        </w:pPrChange>
      </w:pPr>
      <w:ins w:id="1540" w:author="Mridul Rajbhar" w:date="2022-10-25T14:54:00Z">
        <w:r w:rsidRPr="00FC5663">
          <w:rPr>
            <w:b/>
            <w:color w:val="000000" w:themeColor="text1"/>
            <w:sz w:val="40"/>
            <w:szCs w:val="30"/>
            <w:rPrChange w:id="1541" w:author="Mridul Rajbhar" w:date="2022-10-25T14:55:00Z">
              <w:rPr>
                <w:color w:val="000000" w:themeColor="text1"/>
                <w:sz w:val="40"/>
                <w:szCs w:val="30"/>
              </w:rPr>
            </w:rPrChange>
          </w:rPr>
          <w:t>Inputting Time</w:t>
        </w:r>
      </w:ins>
    </w:p>
    <w:p w:rsidR="00FC5663" w:rsidRDefault="00FC5663">
      <w:pPr>
        <w:pStyle w:val="NoSpacing"/>
        <w:rPr>
          <w:ins w:id="1542" w:author="Mridul Rajbhar" w:date="2022-10-25T14:56:00Z"/>
          <w:color w:val="000000" w:themeColor="text1"/>
          <w:sz w:val="30"/>
          <w:szCs w:val="30"/>
        </w:rPr>
        <w:pPrChange w:id="1543" w:author="Mridul Rajbhar" w:date="2022-10-20T14:55:00Z">
          <w:pPr>
            <w:pStyle w:val="NoSpacing"/>
            <w:ind w:left="360"/>
            <w:jc w:val="center"/>
          </w:pPr>
        </w:pPrChange>
      </w:pPr>
      <w:ins w:id="1544" w:author="Mridul Rajbhar" w:date="2022-10-25T14:56:00Z">
        <w:r>
          <w:rPr>
            <w:color w:val="000000" w:themeColor="text1"/>
            <w:sz w:val="30"/>
            <w:szCs w:val="30"/>
          </w:rPr>
          <w:t>Types:</w:t>
        </w:r>
      </w:ins>
    </w:p>
    <w:p w:rsidR="00FC5663" w:rsidRDefault="00FC5663">
      <w:pPr>
        <w:pStyle w:val="NoSpacing"/>
        <w:numPr>
          <w:ilvl w:val="0"/>
          <w:numId w:val="16"/>
        </w:numPr>
        <w:rPr>
          <w:ins w:id="1545" w:author="Mridul Rajbhar" w:date="2022-10-25T14:56:00Z"/>
          <w:color w:val="000000" w:themeColor="text1"/>
          <w:sz w:val="30"/>
          <w:szCs w:val="30"/>
        </w:rPr>
        <w:pPrChange w:id="1546" w:author="Mridul Rajbhar" w:date="2022-10-25T14:56:00Z">
          <w:pPr>
            <w:pStyle w:val="NoSpacing"/>
            <w:ind w:left="360"/>
            <w:jc w:val="center"/>
          </w:pPr>
        </w:pPrChange>
      </w:pPr>
      <w:ins w:id="1547" w:author="Mridul Rajbhar" w:date="2022-10-25T14:56:00Z">
        <w:r>
          <w:rPr>
            <w:color w:val="000000" w:themeColor="text1"/>
            <w:sz w:val="30"/>
            <w:szCs w:val="30"/>
          </w:rPr>
          <w:t>04:05:06 – ISO 8601</w:t>
        </w:r>
      </w:ins>
    </w:p>
    <w:p w:rsidR="00FC5663" w:rsidRDefault="00FC5663">
      <w:pPr>
        <w:pStyle w:val="NoSpacing"/>
        <w:numPr>
          <w:ilvl w:val="0"/>
          <w:numId w:val="16"/>
        </w:numPr>
        <w:rPr>
          <w:ins w:id="1548" w:author="Mridul Rajbhar" w:date="2022-10-25T14:56:00Z"/>
          <w:color w:val="000000" w:themeColor="text1"/>
          <w:sz w:val="30"/>
          <w:szCs w:val="30"/>
        </w:rPr>
        <w:pPrChange w:id="1549" w:author="Mridul Rajbhar" w:date="2022-10-25T14:56:00Z">
          <w:pPr>
            <w:pStyle w:val="NoSpacing"/>
            <w:ind w:left="360"/>
            <w:jc w:val="center"/>
          </w:pPr>
        </w:pPrChange>
      </w:pPr>
      <w:ins w:id="1550" w:author="Mridul Rajbhar" w:date="2022-10-25T14:56:00Z">
        <w:r>
          <w:rPr>
            <w:color w:val="000000" w:themeColor="text1"/>
            <w:sz w:val="30"/>
            <w:szCs w:val="30"/>
          </w:rPr>
          <w:t>04:05 AM</w:t>
        </w:r>
      </w:ins>
    </w:p>
    <w:p w:rsidR="00FC5663" w:rsidRDefault="00FC5663">
      <w:pPr>
        <w:pStyle w:val="NoSpacing"/>
        <w:numPr>
          <w:ilvl w:val="0"/>
          <w:numId w:val="16"/>
        </w:numPr>
        <w:rPr>
          <w:ins w:id="1551" w:author="Mridul Rajbhar" w:date="2022-10-25T14:57:00Z"/>
          <w:color w:val="000000" w:themeColor="text1"/>
          <w:sz w:val="30"/>
          <w:szCs w:val="30"/>
        </w:rPr>
        <w:pPrChange w:id="1552" w:author="Mridul Rajbhar" w:date="2022-10-25T14:56:00Z">
          <w:pPr>
            <w:pStyle w:val="NoSpacing"/>
            <w:ind w:left="360"/>
            <w:jc w:val="center"/>
          </w:pPr>
        </w:pPrChange>
      </w:pPr>
      <w:ins w:id="1553" w:author="Mridul Rajbhar" w:date="2022-10-25T14:56:00Z">
        <w:r>
          <w:rPr>
            <w:color w:val="000000" w:themeColor="text1"/>
            <w:sz w:val="30"/>
            <w:szCs w:val="30"/>
          </w:rPr>
          <w:t>04:05 PM</w:t>
        </w:r>
      </w:ins>
      <w:ins w:id="1554" w:author="Mridul Rajbhar" w:date="2022-10-25T14:57:00Z">
        <w:r>
          <w:rPr>
            <w:color w:val="000000" w:themeColor="text1"/>
            <w:sz w:val="30"/>
            <w:szCs w:val="30"/>
          </w:rPr>
          <w:t xml:space="preserve"> (internally stored as 16:05)</w:t>
        </w:r>
      </w:ins>
    </w:p>
    <w:p w:rsidR="00FC5663" w:rsidRDefault="00FC5663">
      <w:pPr>
        <w:pStyle w:val="NoSpacing"/>
        <w:numPr>
          <w:ilvl w:val="0"/>
          <w:numId w:val="16"/>
        </w:numPr>
        <w:rPr>
          <w:ins w:id="1555" w:author="Mridul Rajbhar" w:date="2022-10-25T14:57:00Z"/>
          <w:color w:val="000000" w:themeColor="text1"/>
          <w:sz w:val="30"/>
          <w:szCs w:val="30"/>
        </w:rPr>
        <w:pPrChange w:id="1556" w:author="Mridul Rajbhar" w:date="2022-10-25T14:56:00Z">
          <w:pPr>
            <w:pStyle w:val="NoSpacing"/>
            <w:ind w:left="360"/>
            <w:jc w:val="center"/>
          </w:pPr>
        </w:pPrChange>
      </w:pPr>
      <w:ins w:id="1557" w:author="Mridul Rajbhar" w:date="2022-10-25T14:57:00Z">
        <w:r>
          <w:rPr>
            <w:color w:val="000000" w:themeColor="text1"/>
            <w:sz w:val="30"/>
            <w:szCs w:val="30"/>
          </w:rPr>
          <w:t>04:05:06.789</w:t>
        </w:r>
      </w:ins>
    </w:p>
    <w:p w:rsidR="00E33B69" w:rsidRDefault="00E33B69">
      <w:pPr>
        <w:pStyle w:val="NoSpacing"/>
        <w:rPr>
          <w:ins w:id="1558" w:author="Mridul Rajbhar" w:date="2022-10-25T14:57:00Z"/>
          <w:color w:val="000000" w:themeColor="text1"/>
          <w:sz w:val="30"/>
          <w:szCs w:val="30"/>
        </w:rPr>
        <w:pPrChange w:id="1559" w:author="Mridul Rajbhar" w:date="2022-10-25T14:57:00Z">
          <w:pPr>
            <w:pStyle w:val="NoSpacing"/>
            <w:ind w:left="360"/>
            <w:jc w:val="center"/>
          </w:pPr>
        </w:pPrChange>
      </w:pPr>
    </w:p>
    <w:p w:rsidR="00E33B69" w:rsidRDefault="00E33B69">
      <w:pPr>
        <w:pStyle w:val="NoSpacing"/>
        <w:rPr>
          <w:ins w:id="1560" w:author="Mridul Rajbhar" w:date="2022-10-25T14:57:00Z"/>
          <w:b/>
          <w:color w:val="000000" w:themeColor="text1"/>
          <w:sz w:val="40"/>
          <w:szCs w:val="30"/>
        </w:rPr>
        <w:pPrChange w:id="1561" w:author="Mridul Rajbhar" w:date="2022-10-25T14:57:00Z">
          <w:pPr>
            <w:pStyle w:val="NoSpacing"/>
            <w:ind w:left="360"/>
            <w:jc w:val="center"/>
          </w:pPr>
        </w:pPrChange>
      </w:pPr>
      <w:ins w:id="1562" w:author="Mridul Rajbhar" w:date="2022-10-25T14:57:00Z">
        <w:r>
          <w:rPr>
            <w:b/>
            <w:color w:val="000000" w:themeColor="text1"/>
            <w:sz w:val="40"/>
            <w:szCs w:val="30"/>
          </w:rPr>
          <w:t>Inputting Timestamp</w:t>
        </w:r>
      </w:ins>
    </w:p>
    <w:p w:rsidR="00E33B69" w:rsidRDefault="00E33B69">
      <w:pPr>
        <w:pStyle w:val="NoSpacing"/>
        <w:rPr>
          <w:ins w:id="1563" w:author="Mridul Rajbhar" w:date="2022-10-25T14:58:00Z"/>
          <w:color w:val="000000" w:themeColor="text1"/>
          <w:sz w:val="30"/>
          <w:szCs w:val="30"/>
        </w:rPr>
        <w:pPrChange w:id="1564" w:author="Mridul Rajbhar" w:date="2022-10-25T14:57:00Z">
          <w:pPr>
            <w:pStyle w:val="NoSpacing"/>
            <w:ind w:left="360"/>
            <w:jc w:val="center"/>
          </w:pPr>
        </w:pPrChange>
      </w:pPr>
      <w:ins w:id="1565" w:author="Mridul Rajbhar" w:date="2022-10-25T14:57:00Z">
        <w:r>
          <w:rPr>
            <w:color w:val="000000" w:themeColor="text1"/>
            <w:sz w:val="30"/>
            <w:szCs w:val="30"/>
          </w:rPr>
          <w:t xml:space="preserve">Concatenating date </w:t>
        </w:r>
      </w:ins>
      <w:ins w:id="1566" w:author="Mridul Rajbhar" w:date="2022-10-25T14:58:00Z">
        <w:r>
          <w:rPr>
            <w:color w:val="000000" w:themeColor="text1"/>
            <w:sz w:val="30"/>
            <w:szCs w:val="30"/>
          </w:rPr>
          <w:t xml:space="preserve">and time followed by optional </w:t>
        </w:r>
        <w:proofErr w:type="spellStart"/>
        <w:r>
          <w:rPr>
            <w:color w:val="000000" w:themeColor="text1"/>
            <w:sz w:val="30"/>
            <w:szCs w:val="30"/>
          </w:rPr>
          <w:t>timezone</w:t>
        </w:r>
        <w:proofErr w:type="spellEnd"/>
      </w:ins>
    </w:p>
    <w:p w:rsidR="000D56BD" w:rsidRPr="00E33B69" w:rsidRDefault="000D56BD">
      <w:pPr>
        <w:pStyle w:val="NoSpacing"/>
        <w:rPr>
          <w:ins w:id="1567" w:author="Mridul Rajbhar" w:date="2022-10-25T14:55:00Z"/>
          <w:color w:val="000000" w:themeColor="text1"/>
          <w:sz w:val="30"/>
          <w:szCs w:val="30"/>
        </w:rPr>
        <w:pPrChange w:id="1568" w:author="Mridul Rajbhar" w:date="2022-10-25T14:57:00Z">
          <w:pPr>
            <w:pStyle w:val="NoSpacing"/>
            <w:ind w:left="360"/>
            <w:jc w:val="center"/>
          </w:pPr>
        </w:pPrChange>
      </w:pPr>
      <w:proofErr w:type="spellStart"/>
      <w:ins w:id="1569" w:author="Mridul Rajbhar" w:date="2022-10-25T14:58:00Z">
        <w:r>
          <w:rPr>
            <w:color w:val="000000" w:themeColor="text1"/>
            <w:sz w:val="30"/>
            <w:szCs w:val="30"/>
          </w:rPr>
          <w:t>E,g</w:t>
        </w:r>
        <w:proofErr w:type="spellEnd"/>
        <w:r>
          <w:rPr>
            <w:color w:val="000000" w:themeColor="text1"/>
            <w:sz w:val="30"/>
            <w:szCs w:val="30"/>
          </w:rPr>
          <w:t xml:space="preserve"> 2018-01-08 04:05:06</w:t>
        </w:r>
      </w:ins>
    </w:p>
    <w:p w:rsidR="00FC5663" w:rsidRPr="00FC5663" w:rsidRDefault="00FC5663">
      <w:pPr>
        <w:pStyle w:val="NoSpacing"/>
        <w:rPr>
          <w:ins w:id="1570" w:author="Mridul Rajbhar" w:date="2022-10-25T14:53:00Z"/>
          <w:color w:val="000000" w:themeColor="text1"/>
          <w:sz w:val="30"/>
          <w:szCs w:val="30"/>
        </w:rPr>
        <w:pPrChange w:id="1571" w:author="Mridul Rajbhar" w:date="2022-10-20T14:55:00Z">
          <w:pPr>
            <w:pStyle w:val="NoSpacing"/>
            <w:ind w:left="360"/>
            <w:jc w:val="center"/>
          </w:pPr>
        </w:pPrChange>
      </w:pPr>
    </w:p>
    <w:p w:rsidR="00AD16DB" w:rsidRDefault="00E962B6" w:rsidP="00E962B6">
      <w:pPr>
        <w:pStyle w:val="NoSpacing"/>
        <w:rPr>
          <w:ins w:id="1572" w:author="Mridul Rajbhar" w:date="2022-10-25T14:53:00Z"/>
          <w:rFonts w:cstheme="minorHAnsi"/>
          <w:b/>
          <w:color w:val="000000" w:themeColor="text1"/>
          <w:sz w:val="40"/>
          <w:szCs w:val="26"/>
        </w:rPr>
      </w:pPr>
      <w:ins w:id="1573" w:author="Mridul Rajbhar" w:date="2022-10-25T14:53:00Z">
        <w:r w:rsidRPr="00D54EF2">
          <w:rPr>
            <w:rFonts w:cstheme="minorHAnsi"/>
            <w:b/>
            <w:color w:val="000000" w:themeColor="text1"/>
            <w:sz w:val="40"/>
            <w:szCs w:val="26"/>
          </w:rPr>
          <w:t>Time Zones</w:t>
        </w:r>
      </w:ins>
    </w:p>
    <w:p w:rsidR="00E962B6" w:rsidRDefault="00E962B6" w:rsidP="00E962B6">
      <w:pPr>
        <w:pStyle w:val="NoSpacing"/>
        <w:rPr>
          <w:ins w:id="1574" w:author="Mridul Rajbhar" w:date="2022-10-25T14:53:00Z"/>
          <w:rFonts w:cstheme="minorHAnsi"/>
          <w:color w:val="000000" w:themeColor="text1"/>
          <w:sz w:val="30"/>
          <w:szCs w:val="26"/>
        </w:rPr>
      </w:pPr>
      <w:ins w:id="1575" w:author="Mridul Rajbhar" w:date="2022-10-25T14:53:00Z">
        <w:r>
          <w:rPr>
            <w:rFonts w:cstheme="minorHAnsi"/>
            <w:color w:val="000000" w:themeColor="text1"/>
            <w:sz w:val="30"/>
            <w:szCs w:val="26"/>
          </w:rPr>
          <w:t>Format of writing time zones.</w:t>
        </w:r>
      </w:ins>
    </w:p>
    <w:p w:rsidR="00E962B6" w:rsidRPr="00D54EF2" w:rsidRDefault="00E962B6" w:rsidP="00E962B6">
      <w:pPr>
        <w:pStyle w:val="NoSpacing"/>
        <w:numPr>
          <w:ilvl w:val="0"/>
          <w:numId w:val="15"/>
        </w:numPr>
        <w:rPr>
          <w:ins w:id="1576" w:author="Mridul Rajbhar" w:date="2022-10-25T14:53:00Z"/>
          <w:rFonts w:cstheme="minorHAnsi"/>
          <w:color w:val="000000" w:themeColor="text1"/>
          <w:sz w:val="30"/>
          <w:szCs w:val="26"/>
        </w:rPr>
      </w:pPr>
      <w:ins w:id="1577" w:author="Mridul Rajbhar" w:date="2022-10-25T14:53:00Z">
        <w:r>
          <w:rPr>
            <w:rFonts w:cstheme="minorHAnsi"/>
            <w:color w:val="000000" w:themeColor="text1"/>
            <w:sz w:val="30"/>
            <w:szCs w:val="26"/>
          </w:rPr>
          <w:t>Full Zone Name: America/Los Angeles</w:t>
        </w:r>
      </w:ins>
    </w:p>
    <w:p w:rsidR="00E962B6" w:rsidRDefault="00E962B6">
      <w:pPr>
        <w:pStyle w:val="NoSpacing"/>
        <w:rPr>
          <w:ins w:id="1578" w:author="Mridul Rajbhar" w:date="2022-10-20T15:57:00Z"/>
          <w:color w:val="000000" w:themeColor="text1"/>
          <w:sz w:val="30"/>
          <w:szCs w:val="30"/>
        </w:rPr>
        <w:pPrChange w:id="1579" w:author="Mridul Rajbhar" w:date="2022-10-20T14:55:00Z">
          <w:pPr>
            <w:pStyle w:val="NoSpacing"/>
            <w:ind w:left="360"/>
            <w:jc w:val="center"/>
          </w:pPr>
        </w:pPrChange>
      </w:pPr>
    </w:p>
    <w:p w:rsidR="00A311CA" w:rsidRDefault="00A311CA">
      <w:pPr>
        <w:pStyle w:val="NoSpacing"/>
        <w:rPr>
          <w:ins w:id="1580" w:author="Mridul Rajbhar" w:date="2022-10-20T17:48:00Z"/>
          <w:color w:val="000000" w:themeColor="text1"/>
          <w:sz w:val="30"/>
          <w:szCs w:val="30"/>
        </w:rPr>
        <w:pPrChange w:id="1581" w:author="Mridul Rajbhar" w:date="2022-10-20T14:55:00Z">
          <w:pPr>
            <w:pStyle w:val="NoSpacing"/>
            <w:ind w:left="360"/>
            <w:jc w:val="center"/>
          </w:pPr>
        </w:pPrChange>
      </w:pPr>
    </w:p>
    <w:p w:rsidR="008121F7" w:rsidRDefault="008121F7">
      <w:pPr>
        <w:pStyle w:val="NoSpacing"/>
        <w:rPr>
          <w:ins w:id="1582" w:author="Mridul Rajbhar" w:date="2022-10-20T17:48:00Z"/>
          <w:color w:val="000000" w:themeColor="text1"/>
          <w:sz w:val="30"/>
          <w:szCs w:val="30"/>
        </w:rPr>
        <w:pPrChange w:id="1583" w:author="Mridul Rajbhar" w:date="2022-10-20T14:55:00Z">
          <w:pPr>
            <w:pStyle w:val="NoSpacing"/>
            <w:ind w:left="360"/>
            <w:jc w:val="center"/>
          </w:pPr>
        </w:pPrChange>
      </w:pPr>
    </w:p>
    <w:p w:rsidR="008121F7" w:rsidRPr="00FC5663" w:rsidRDefault="008121F7">
      <w:pPr>
        <w:pStyle w:val="NoSpacing"/>
        <w:rPr>
          <w:ins w:id="1584" w:author="Mridul Rajbhar" w:date="2022-10-20T17:48:00Z"/>
          <w:b/>
          <w:color w:val="000000" w:themeColor="text1"/>
          <w:sz w:val="40"/>
          <w:szCs w:val="30"/>
          <w:rPrChange w:id="1585" w:author="Mridul Rajbhar" w:date="2022-10-25T14:55:00Z">
            <w:rPr>
              <w:ins w:id="1586" w:author="Mridul Rajbhar" w:date="2022-10-20T17:48:00Z"/>
              <w:color w:val="000000" w:themeColor="text1"/>
              <w:sz w:val="30"/>
              <w:szCs w:val="30"/>
            </w:rPr>
          </w:rPrChange>
        </w:rPr>
        <w:pPrChange w:id="1587" w:author="Mridul Rajbhar" w:date="2022-10-20T14:55:00Z">
          <w:pPr>
            <w:pStyle w:val="NoSpacing"/>
            <w:ind w:left="360"/>
            <w:jc w:val="center"/>
          </w:pPr>
        </w:pPrChange>
      </w:pPr>
      <w:ins w:id="1588" w:author="Mridul Rajbhar" w:date="2022-10-20T17:48:00Z">
        <w:r w:rsidRPr="00FC5663">
          <w:rPr>
            <w:b/>
            <w:color w:val="000000" w:themeColor="text1"/>
            <w:sz w:val="40"/>
            <w:szCs w:val="30"/>
            <w:rPrChange w:id="1589" w:author="Mridul Rajbhar" w:date="2022-10-25T14:55:00Z">
              <w:rPr>
                <w:color w:val="000000" w:themeColor="text1"/>
                <w:sz w:val="30"/>
                <w:szCs w:val="30"/>
              </w:rPr>
            </w:rPrChange>
          </w:rPr>
          <w:t>Conditional Control Statement</w:t>
        </w:r>
      </w:ins>
    </w:p>
    <w:p w:rsidR="00FC5663" w:rsidRDefault="00FC5663">
      <w:pPr>
        <w:pStyle w:val="NoSpacing"/>
        <w:rPr>
          <w:ins w:id="1590" w:author="Mridul Rajbhar" w:date="2022-10-25T14:55:00Z"/>
          <w:color w:val="000000" w:themeColor="text1"/>
          <w:sz w:val="30"/>
          <w:szCs w:val="30"/>
        </w:rPr>
        <w:pPrChange w:id="1591" w:author="Mridul Rajbhar" w:date="2022-10-20T14:55:00Z">
          <w:pPr>
            <w:pStyle w:val="NoSpacing"/>
            <w:ind w:left="360"/>
            <w:jc w:val="center"/>
          </w:pPr>
        </w:pPrChange>
      </w:pPr>
    </w:p>
    <w:p w:rsidR="008121F7" w:rsidRDefault="008121F7">
      <w:pPr>
        <w:pStyle w:val="NoSpacing"/>
        <w:rPr>
          <w:ins w:id="1592" w:author="Mridul Rajbhar" w:date="2022-10-20T17:48:00Z"/>
          <w:color w:val="000000" w:themeColor="text1"/>
          <w:sz w:val="30"/>
          <w:szCs w:val="30"/>
        </w:rPr>
        <w:pPrChange w:id="1593" w:author="Mridul Rajbhar" w:date="2022-10-20T14:55:00Z">
          <w:pPr>
            <w:pStyle w:val="NoSpacing"/>
            <w:ind w:left="360"/>
            <w:jc w:val="center"/>
          </w:pPr>
        </w:pPrChange>
      </w:pPr>
      <w:ins w:id="1594" w:author="Mridul Rajbhar" w:date="2022-10-20T17:48:00Z">
        <w:r>
          <w:rPr>
            <w:color w:val="000000" w:themeColor="text1"/>
            <w:sz w:val="30"/>
            <w:szCs w:val="30"/>
          </w:rPr>
          <w:t>Syntax:</w:t>
        </w:r>
      </w:ins>
    </w:p>
    <w:p w:rsidR="008121F7" w:rsidRDefault="008121F7">
      <w:pPr>
        <w:pStyle w:val="NoSpacing"/>
        <w:rPr>
          <w:ins w:id="1595" w:author="Mridul Rajbhar" w:date="2022-10-20T17:49:00Z"/>
          <w:color w:val="000000" w:themeColor="text1"/>
          <w:sz w:val="30"/>
          <w:szCs w:val="30"/>
        </w:rPr>
        <w:pPrChange w:id="1596" w:author="Mridul Rajbhar" w:date="2022-10-20T14:55:00Z">
          <w:pPr>
            <w:pStyle w:val="NoSpacing"/>
            <w:ind w:left="360"/>
            <w:jc w:val="center"/>
          </w:pPr>
        </w:pPrChange>
      </w:pPr>
      <w:ins w:id="1597" w:author="Mridul Rajbhar" w:date="2022-10-20T17:48:00Z">
        <w:r>
          <w:rPr>
            <w:color w:val="000000" w:themeColor="text1"/>
            <w:sz w:val="30"/>
            <w:szCs w:val="30"/>
          </w:rPr>
          <w:t xml:space="preserve">If </w:t>
        </w:r>
      </w:ins>
      <w:ins w:id="1598" w:author="Mridul Rajbhar" w:date="2022-10-20T17:49:00Z">
        <w:r>
          <w:rPr>
            <w:color w:val="000000" w:themeColor="text1"/>
            <w:sz w:val="30"/>
            <w:szCs w:val="30"/>
          </w:rPr>
          <w:t xml:space="preserve">&lt;&lt;condition&gt;&gt; </w:t>
        </w:r>
      </w:ins>
    </w:p>
    <w:p w:rsidR="008121F7" w:rsidRDefault="002B6948">
      <w:pPr>
        <w:pStyle w:val="NoSpacing"/>
        <w:rPr>
          <w:ins w:id="1599" w:author="Mridul Rajbhar" w:date="2022-10-20T17:49:00Z"/>
          <w:color w:val="000000" w:themeColor="text1"/>
          <w:sz w:val="30"/>
          <w:szCs w:val="30"/>
        </w:rPr>
        <w:pPrChange w:id="1600" w:author="Mridul Rajbhar" w:date="2022-10-20T14:55:00Z">
          <w:pPr>
            <w:pStyle w:val="NoSpacing"/>
            <w:ind w:left="360"/>
            <w:jc w:val="center"/>
          </w:pPr>
        </w:pPrChange>
      </w:pPr>
      <w:ins w:id="1601" w:author="Mridul Rajbhar" w:date="2022-10-20T17:49:00Z">
        <w:r>
          <w:rPr>
            <w:color w:val="000000" w:themeColor="text1"/>
            <w:sz w:val="30"/>
            <w:szCs w:val="30"/>
          </w:rPr>
          <w:t>T</w:t>
        </w:r>
        <w:r w:rsidR="008121F7">
          <w:rPr>
            <w:color w:val="000000" w:themeColor="text1"/>
            <w:sz w:val="30"/>
            <w:szCs w:val="30"/>
          </w:rPr>
          <w:t>hen</w:t>
        </w:r>
      </w:ins>
    </w:p>
    <w:p w:rsidR="002B6948" w:rsidRDefault="002B6948">
      <w:pPr>
        <w:pStyle w:val="NoSpacing"/>
        <w:rPr>
          <w:ins w:id="1602" w:author="Mridul Rajbhar" w:date="2022-10-20T17:49:00Z"/>
          <w:color w:val="000000" w:themeColor="text1"/>
          <w:sz w:val="30"/>
          <w:szCs w:val="30"/>
        </w:rPr>
        <w:pPrChange w:id="1603" w:author="Mridul Rajbhar" w:date="2022-10-20T14:55:00Z">
          <w:pPr>
            <w:pStyle w:val="NoSpacing"/>
            <w:ind w:left="360"/>
            <w:jc w:val="center"/>
          </w:pPr>
        </w:pPrChange>
      </w:pPr>
      <w:ins w:id="1604" w:author="Mridul Rajbhar" w:date="2022-10-20T17:49:00Z">
        <w:r>
          <w:rPr>
            <w:color w:val="000000" w:themeColor="text1"/>
            <w:sz w:val="30"/>
            <w:szCs w:val="30"/>
          </w:rPr>
          <w:tab/>
          <w:t>Statement</w:t>
        </w:r>
      </w:ins>
    </w:p>
    <w:p w:rsidR="002B6948" w:rsidRDefault="002B6948">
      <w:pPr>
        <w:pStyle w:val="NoSpacing"/>
        <w:rPr>
          <w:ins w:id="1605" w:author="Mridul Rajbhar" w:date="2022-10-20T17:53:00Z"/>
          <w:color w:val="000000" w:themeColor="text1"/>
          <w:sz w:val="30"/>
          <w:szCs w:val="30"/>
        </w:rPr>
        <w:pPrChange w:id="1606" w:author="Mridul Rajbhar" w:date="2022-10-20T14:55:00Z">
          <w:pPr>
            <w:pStyle w:val="NoSpacing"/>
            <w:ind w:left="360"/>
            <w:jc w:val="center"/>
          </w:pPr>
        </w:pPrChange>
      </w:pPr>
      <w:proofErr w:type="spellStart"/>
      <w:ins w:id="1607" w:author="Mridul Rajbhar" w:date="2022-10-20T17:49:00Z">
        <w:r>
          <w:rPr>
            <w:color w:val="000000" w:themeColor="text1"/>
            <w:sz w:val="30"/>
            <w:szCs w:val="30"/>
          </w:rPr>
          <w:t>Endif</w:t>
        </w:r>
        <w:proofErr w:type="spellEnd"/>
        <w:r>
          <w:rPr>
            <w:color w:val="000000" w:themeColor="text1"/>
            <w:sz w:val="30"/>
            <w:szCs w:val="30"/>
          </w:rPr>
          <w:t>;</w:t>
        </w:r>
      </w:ins>
    </w:p>
    <w:p w:rsidR="006A4CBD" w:rsidRDefault="006A4CBD">
      <w:pPr>
        <w:pStyle w:val="NoSpacing"/>
        <w:rPr>
          <w:ins w:id="1608" w:author="Mridul Rajbhar" w:date="2022-10-20T17:53:00Z"/>
          <w:color w:val="000000" w:themeColor="text1"/>
          <w:sz w:val="30"/>
          <w:szCs w:val="30"/>
        </w:rPr>
        <w:pPrChange w:id="1609" w:author="Mridul Rajbhar" w:date="2022-10-20T14:55:00Z">
          <w:pPr>
            <w:pStyle w:val="NoSpacing"/>
            <w:ind w:left="360"/>
            <w:jc w:val="center"/>
          </w:pPr>
        </w:pPrChange>
      </w:pPr>
    </w:p>
    <w:p w:rsidR="006A4CBD" w:rsidRDefault="006A4CBD">
      <w:pPr>
        <w:pStyle w:val="NoSpacing"/>
        <w:rPr>
          <w:ins w:id="1610" w:author="Mridul Rajbhar" w:date="2022-10-20T17:53:00Z"/>
          <w:color w:val="000000" w:themeColor="text1"/>
          <w:sz w:val="30"/>
          <w:szCs w:val="30"/>
        </w:rPr>
        <w:pPrChange w:id="1611" w:author="Mridul Rajbhar" w:date="2022-10-20T14:55:00Z">
          <w:pPr>
            <w:pStyle w:val="NoSpacing"/>
            <w:ind w:left="360"/>
            <w:jc w:val="center"/>
          </w:pPr>
        </w:pPrChange>
      </w:pPr>
      <w:ins w:id="1612" w:author="Mridul Rajbhar" w:date="2022-10-20T17:53:00Z">
        <w:r>
          <w:rPr>
            <w:color w:val="000000" w:themeColor="text1"/>
            <w:sz w:val="30"/>
            <w:szCs w:val="30"/>
          </w:rPr>
          <w:t>Example</w:t>
        </w:r>
      </w:ins>
    </w:p>
    <w:p w:rsidR="006A4CBD" w:rsidRDefault="006A4CBD">
      <w:pPr>
        <w:pStyle w:val="NoSpacing"/>
        <w:rPr>
          <w:ins w:id="1613" w:author="Mridul Rajbhar" w:date="2022-10-20T17:53:00Z"/>
          <w:color w:val="000000" w:themeColor="text1"/>
          <w:sz w:val="30"/>
          <w:szCs w:val="30"/>
        </w:rPr>
        <w:pPrChange w:id="1614" w:author="Mridul Rajbhar" w:date="2022-10-20T14:55:00Z">
          <w:pPr>
            <w:pStyle w:val="NoSpacing"/>
            <w:ind w:left="360"/>
            <w:jc w:val="center"/>
          </w:pPr>
        </w:pPrChange>
      </w:pPr>
    </w:p>
    <w:p w:rsidR="006A4CBD" w:rsidRPr="006A4CBD" w:rsidRDefault="00CF31DC" w:rsidP="006A4CBD">
      <w:pPr>
        <w:pStyle w:val="NoSpacing"/>
        <w:rPr>
          <w:ins w:id="1615" w:author="Mridul Rajbhar" w:date="2022-10-20T17:53:00Z"/>
          <w:color w:val="000000" w:themeColor="text1"/>
          <w:sz w:val="30"/>
          <w:szCs w:val="30"/>
        </w:rPr>
      </w:pPr>
      <w:proofErr w:type="gramStart"/>
      <w:ins w:id="1616" w:author="Mridul Rajbhar" w:date="2022-10-20T17:53:00Z">
        <w:r>
          <w:rPr>
            <w:color w:val="000000" w:themeColor="text1"/>
            <w:sz w:val="30"/>
            <w:szCs w:val="30"/>
          </w:rPr>
          <w:t>do</w:t>
        </w:r>
        <w:proofErr w:type="gramEnd"/>
        <w:r>
          <w:rPr>
            <w:color w:val="000000" w:themeColor="text1"/>
            <w:sz w:val="30"/>
            <w:szCs w:val="30"/>
          </w:rPr>
          <w:t xml:space="preserve"> $$</w:t>
        </w:r>
      </w:ins>
    </w:p>
    <w:p w:rsidR="006A4CBD" w:rsidRPr="006A4CBD" w:rsidRDefault="006A4CBD" w:rsidP="006A4CBD">
      <w:pPr>
        <w:pStyle w:val="NoSpacing"/>
        <w:rPr>
          <w:ins w:id="1617" w:author="Mridul Rajbhar" w:date="2022-10-20T17:53:00Z"/>
          <w:color w:val="000000" w:themeColor="text1"/>
          <w:sz w:val="30"/>
          <w:szCs w:val="30"/>
        </w:rPr>
      </w:pPr>
      <w:ins w:id="1618" w:author="Mridul Rajbhar" w:date="2022-10-20T17:53:00Z">
        <w:r w:rsidRPr="006A4CBD">
          <w:rPr>
            <w:color w:val="000000" w:themeColor="text1"/>
            <w:sz w:val="30"/>
            <w:szCs w:val="30"/>
          </w:rPr>
          <w:t>DECLARE</w:t>
        </w:r>
      </w:ins>
    </w:p>
    <w:p w:rsidR="006A4CBD" w:rsidRPr="006A4CBD" w:rsidRDefault="006A4CBD" w:rsidP="006A4CBD">
      <w:pPr>
        <w:pStyle w:val="NoSpacing"/>
        <w:rPr>
          <w:ins w:id="1619" w:author="Mridul Rajbhar" w:date="2022-10-20T17:53:00Z"/>
          <w:color w:val="000000" w:themeColor="text1"/>
          <w:sz w:val="30"/>
          <w:szCs w:val="30"/>
        </w:rPr>
      </w:pPr>
      <w:ins w:id="1620" w:author="Mridul Rajbhar" w:date="2022-10-20T17:53:00Z">
        <w:r w:rsidRPr="006A4CBD">
          <w:rPr>
            <w:color w:val="000000" w:themeColor="text1"/>
            <w:sz w:val="30"/>
            <w:szCs w:val="30"/>
          </w:rPr>
          <w:t xml:space="preserve"> </w:t>
        </w:r>
        <w:proofErr w:type="gramStart"/>
        <w:r w:rsidRPr="006A4CBD">
          <w:rPr>
            <w:color w:val="000000" w:themeColor="text1"/>
            <w:sz w:val="30"/>
            <w:szCs w:val="30"/>
          </w:rPr>
          <w:t>count</w:t>
        </w:r>
        <w:proofErr w:type="gramEnd"/>
        <w:r w:rsidRPr="006A4CBD">
          <w:rPr>
            <w:color w:val="000000" w:themeColor="text1"/>
            <w:sz w:val="30"/>
            <w:szCs w:val="30"/>
          </w:rPr>
          <w:t xml:space="preserve"> integer = 1;</w:t>
        </w:r>
      </w:ins>
    </w:p>
    <w:p w:rsidR="006A4CBD" w:rsidRPr="006A4CBD" w:rsidRDefault="006A4CBD" w:rsidP="006A4CBD">
      <w:pPr>
        <w:pStyle w:val="NoSpacing"/>
        <w:rPr>
          <w:ins w:id="1621" w:author="Mridul Rajbhar" w:date="2022-10-20T17:53:00Z"/>
          <w:color w:val="000000" w:themeColor="text1"/>
          <w:sz w:val="30"/>
          <w:szCs w:val="30"/>
        </w:rPr>
      </w:pPr>
      <w:proofErr w:type="gramStart"/>
      <w:ins w:id="1622" w:author="Mridul Rajbhar" w:date="2022-10-20T17:53:00Z">
        <w:r w:rsidRPr="006A4CBD">
          <w:rPr>
            <w:color w:val="000000" w:themeColor="text1"/>
            <w:sz w:val="30"/>
            <w:szCs w:val="30"/>
          </w:rPr>
          <w:t>begin</w:t>
        </w:r>
        <w:proofErr w:type="gramEnd"/>
      </w:ins>
    </w:p>
    <w:p w:rsidR="006A4CBD" w:rsidRPr="006A4CBD" w:rsidRDefault="006A4CBD" w:rsidP="006A4CBD">
      <w:pPr>
        <w:pStyle w:val="NoSpacing"/>
        <w:rPr>
          <w:ins w:id="1623" w:author="Mridul Rajbhar" w:date="2022-10-20T17:53:00Z"/>
          <w:color w:val="000000" w:themeColor="text1"/>
          <w:sz w:val="30"/>
          <w:szCs w:val="30"/>
        </w:rPr>
      </w:pPr>
      <w:ins w:id="1624" w:author="Mridul Rajbhar" w:date="2022-10-20T17:53:00Z">
        <w:r w:rsidRPr="006A4CBD">
          <w:rPr>
            <w:color w:val="000000" w:themeColor="text1"/>
            <w:sz w:val="30"/>
            <w:szCs w:val="30"/>
          </w:rPr>
          <w:tab/>
        </w:r>
        <w:proofErr w:type="gramStart"/>
        <w:r w:rsidRPr="006A4CBD">
          <w:rPr>
            <w:color w:val="000000" w:themeColor="text1"/>
            <w:sz w:val="30"/>
            <w:szCs w:val="30"/>
          </w:rPr>
          <w:t>if</w:t>
        </w:r>
        <w:proofErr w:type="gramEnd"/>
        <w:r w:rsidRPr="006A4CBD">
          <w:rPr>
            <w:color w:val="000000" w:themeColor="text1"/>
            <w:sz w:val="30"/>
            <w:szCs w:val="30"/>
          </w:rPr>
          <w:t xml:space="preserve"> count&gt;10</w:t>
        </w:r>
      </w:ins>
    </w:p>
    <w:p w:rsidR="006A4CBD" w:rsidRPr="006A4CBD" w:rsidRDefault="006A4CBD" w:rsidP="006A4CBD">
      <w:pPr>
        <w:pStyle w:val="NoSpacing"/>
        <w:rPr>
          <w:ins w:id="1625" w:author="Mridul Rajbhar" w:date="2022-10-20T17:53:00Z"/>
          <w:color w:val="000000" w:themeColor="text1"/>
          <w:sz w:val="30"/>
          <w:szCs w:val="30"/>
        </w:rPr>
      </w:pPr>
      <w:ins w:id="1626" w:author="Mridul Rajbhar" w:date="2022-10-20T17:53:00Z">
        <w:r w:rsidRPr="006A4CBD">
          <w:rPr>
            <w:color w:val="000000" w:themeColor="text1"/>
            <w:sz w:val="30"/>
            <w:szCs w:val="30"/>
          </w:rPr>
          <w:tab/>
          <w:t>THEN</w:t>
        </w:r>
      </w:ins>
    </w:p>
    <w:p w:rsidR="006A4CBD" w:rsidRPr="006A4CBD" w:rsidRDefault="006A4CBD" w:rsidP="006A4CBD">
      <w:pPr>
        <w:pStyle w:val="NoSpacing"/>
        <w:rPr>
          <w:ins w:id="1627" w:author="Mridul Rajbhar" w:date="2022-10-20T17:53:00Z"/>
          <w:color w:val="000000" w:themeColor="text1"/>
          <w:sz w:val="30"/>
          <w:szCs w:val="30"/>
        </w:rPr>
      </w:pPr>
      <w:ins w:id="1628" w:author="Mridul Rajbhar" w:date="2022-10-20T17:53:00Z">
        <w:r w:rsidRPr="006A4CBD">
          <w:rPr>
            <w:color w:val="000000" w:themeColor="text1"/>
            <w:sz w:val="30"/>
            <w:szCs w:val="30"/>
          </w:rPr>
          <w:lastRenderedPageBreak/>
          <w:tab/>
        </w:r>
        <w:r w:rsidRPr="006A4CBD">
          <w:rPr>
            <w:color w:val="000000" w:themeColor="text1"/>
            <w:sz w:val="30"/>
            <w:szCs w:val="30"/>
          </w:rPr>
          <w:tab/>
        </w:r>
        <w:proofErr w:type="gramStart"/>
        <w:r w:rsidRPr="006A4CBD">
          <w:rPr>
            <w:color w:val="000000" w:themeColor="text1"/>
            <w:sz w:val="30"/>
            <w:szCs w:val="30"/>
          </w:rPr>
          <w:t>raise</w:t>
        </w:r>
        <w:proofErr w:type="gramEnd"/>
        <w:r w:rsidRPr="006A4CBD">
          <w:rPr>
            <w:color w:val="000000" w:themeColor="text1"/>
            <w:sz w:val="30"/>
            <w:szCs w:val="30"/>
          </w:rPr>
          <w:t xml:space="preserve"> notice 'big';</w:t>
        </w:r>
      </w:ins>
    </w:p>
    <w:p w:rsidR="006A4CBD" w:rsidRPr="006A4CBD" w:rsidRDefault="006A4CBD" w:rsidP="006A4CBD">
      <w:pPr>
        <w:pStyle w:val="NoSpacing"/>
        <w:rPr>
          <w:ins w:id="1629" w:author="Mridul Rajbhar" w:date="2022-10-20T17:53:00Z"/>
          <w:color w:val="000000" w:themeColor="text1"/>
          <w:sz w:val="30"/>
          <w:szCs w:val="30"/>
        </w:rPr>
      </w:pPr>
      <w:ins w:id="1630" w:author="Mridul Rajbhar" w:date="2022-10-20T17:53:00Z">
        <w:r w:rsidRPr="006A4CBD">
          <w:rPr>
            <w:color w:val="000000" w:themeColor="text1"/>
            <w:sz w:val="30"/>
            <w:szCs w:val="30"/>
          </w:rPr>
          <w:tab/>
        </w:r>
        <w:proofErr w:type="gramStart"/>
        <w:r w:rsidRPr="006A4CBD">
          <w:rPr>
            <w:color w:val="000000" w:themeColor="text1"/>
            <w:sz w:val="30"/>
            <w:szCs w:val="30"/>
          </w:rPr>
          <w:t>end</w:t>
        </w:r>
        <w:proofErr w:type="gramEnd"/>
        <w:r w:rsidRPr="006A4CBD">
          <w:rPr>
            <w:color w:val="000000" w:themeColor="text1"/>
            <w:sz w:val="30"/>
            <w:szCs w:val="30"/>
          </w:rPr>
          <w:t xml:space="preserve"> if;</w:t>
        </w:r>
      </w:ins>
    </w:p>
    <w:p w:rsidR="006A4CBD" w:rsidRPr="006A4CBD" w:rsidRDefault="006A4CBD" w:rsidP="006A4CBD">
      <w:pPr>
        <w:pStyle w:val="NoSpacing"/>
        <w:rPr>
          <w:ins w:id="1631" w:author="Mridul Rajbhar" w:date="2022-10-20T17:53:00Z"/>
          <w:color w:val="000000" w:themeColor="text1"/>
          <w:sz w:val="30"/>
          <w:szCs w:val="30"/>
        </w:rPr>
      </w:pPr>
      <w:ins w:id="1632" w:author="Mridul Rajbhar" w:date="2022-10-20T17:53:00Z">
        <w:r w:rsidRPr="006A4CBD">
          <w:rPr>
            <w:color w:val="000000" w:themeColor="text1"/>
            <w:sz w:val="30"/>
            <w:szCs w:val="30"/>
          </w:rPr>
          <w:tab/>
        </w:r>
      </w:ins>
    </w:p>
    <w:p w:rsidR="006A4CBD" w:rsidRPr="006A4CBD" w:rsidRDefault="006A4CBD" w:rsidP="006A4CBD">
      <w:pPr>
        <w:pStyle w:val="NoSpacing"/>
        <w:rPr>
          <w:ins w:id="1633" w:author="Mridul Rajbhar" w:date="2022-10-20T17:53:00Z"/>
          <w:color w:val="000000" w:themeColor="text1"/>
          <w:sz w:val="30"/>
          <w:szCs w:val="30"/>
        </w:rPr>
      </w:pPr>
      <w:ins w:id="1634" w:author="Mridul Rajbhar" w:date="2022-10-20T17:53:00Z">
        <w:r w:rsidRPr="006A4CBD">
          <w:rPr>
            <w:color w:val="000000" w:themeColor="text1"/>
            <w:sz w:val="30"/>
            <w:szCs w:val="30"/>
          </w:rPr>
          <w:tab/>
        </w:r>
        <w:proofErr w:type="gramStart"/>
        <w:r w:rsidRPr="006A4CBD">
          <w:rPr>
            <w:color w:val="000000" w:themeColor="text1"/>
            <w:sz w:val="30"/>
            <w:szCs w:val="30"/>
          </w:rPr>
          <w:t>if</w:t>
        </w:r>
        <w:proofErr w:type="gramEnd"/>
        <w:r w:rsidRPr="006A4CBD">
          <w:rPr>
            <w:color w:val="000000" w:themeColor="text1"/>
            <w:sz w:val="30"/>
            <w:szCs w:val="30"/>
          </w:rPr>
          <w:t xml:space="preserve"> count&lt;10</w:t>
        </w:r>
      </w:ins>
    </w:p>
    <w:p w:rsidR="006A4CBD" w:rsidRPr="006A4CBD" w:rsidRDefault="006A4CBD" w:rsidP="006A4CBD">
      <w:pPr>
        <w:pStyle w:val="NoSpacing"/>
        <w:rPr>
          <w:ins w:id="1635" w:author="Mridul Rajbhar" w:date="2022-10-20T17:53:00Z"/>
          <w:color w:val="000000" w:themeColor="text1"/>
          <w:sz w:val="30"/>
          <w:szCs w:val="30"/>
        </w:rPr>
      </w:pPr>
      <w:ins w:id="1636" w:author="Mridul Rajbhar" w:date="2022-10-20T17:53:00Z">
        <w:r w:rsidRPr="006A4CBD">
          <w:rPr>
            <w:color w:val="000000" w:themeColor="text1"/>
            <w:sz w:val="30"/>
            <w:szCs w:val="30"/>
          </w:rPr>
          <w:tab/>
        </w:r>
        <w:proofErr w:type="gramStart"/>
        <w:r w:rsidRPr="006A4CBD">
          <w:rPr>
            <w:color w:val="000000" w:themeColor="text1"/>
            <w:sz w:val="30"/>
            <w:szCs w:val="30"/>
          </w:rPr>
          <w:t>then</w:t>
        </w:r>
        <w:proofErr w:type="gramEnd"/>
      </w:ins>
    </w:p>
    <w:p w:rsidR="006A4CBD" w:rsidRPr="006A4CBD" w:rsidRDefault="006A4CBD" w:rsidP="006A4CBD">
      <w:pPr>
        <w:pStyle w:val="NoSpacing"/>
        <w:rPr>
          <w:ins w:id="1637" w:author="Mridul Rajbhar" w:date="2022-10-20T17:53:00Z"/>
          <w:color w:val="000000" w:themeColor="text1"/>
          <w:sz w:val="30"/>
          <w:szCs w:val="30"/>
        </w:rPr>
      </w:pPr>
      <w:ins w:id="1638" w:author="Mridul Rajbhar" w:date="2022-10-20T17:53:00Z">
        <w:r w:rsidRPr="006A4CBD">
          <w:rPr>
            <w:color w:val="000000" w:themeColor="text1"/>
            <w:sz w:val="30"/>
            <w:szCs w:val="30"/>
          </w:rPr>
          <w:tab/>
        </w:r>
        <w:r w:rsidRPr="006A4CBD">
          <w:rPr>
            <w:color w:val="000000" w:themeColor="text1"/>
            <w:sz w:val="30"/>
            <w:szCs w:val="30"/>
          </w:rPr>
          <w:tab/>
        </w:r>
        <w:proofErr w:type="gramStart"/>
        <w:r w:rsidRPr="006A4CBD">
          <w:rPr>
            <w:color w:val="000000" w:themeColor="text1"/>
            <w:sz w:val="30"/>
            <w:szCs w:val="30"/>
          </w:rPr>
          <w:t>raise</w:t>
        </w:r>
        <w:proofErr w:type="gramEnd"/>
        <w:r w:rsidRPr="006A4CBD">
          <w:rPr>
            <w:color w:val="000000" w:themeColor="text1"/>
            <w:sz w:val="30"/>
            <w:szCs w:val="30"/>
          </w:rPr>
          <w:t xml:space="preserve"> notice 'less than then';</w:t>
        </w:r>
      </w:ins>
    </w:p>
    <w:p w:rsidR="006A4CBD" w:rsidRPr="006A4CBD" w:rsidRDefault="006A4CBD" w:rsidP="006A4CBD">
      <w:pPr>
        <w:pStyle w:val="NoSpacing"/>
        <w:rPr>
          <w:ins w:id="1639" w:author="Mridul Rajbhar" w:date="2022-10-20T17:53:00Z"/>
          <w:color w:val="000000" w:themeColor="text1"/>
          <w:sz w:val="30"/>
          <w:szCs w:val="30"/>
        </w:rPr>
      </w:pPr>
      <w:ins w:id="1640" w:author="Mridul Rajbhar" w:date="2022-10-20T17:53:00Z">
        <w:r w:rsidRPr="006A4CBD">
          <w:rPr>
            <w:color w:val="000000" w:themeColor="text1"/>
            <w:sz w:val="30"/>
            <w:szCs w:val="30"/>
          </w:rPr>
          <w:tab/>
        </w:r>
        <w:proofErr w:type="gramStart"/>
        <w:r w:rsidRPr="006A4CBD">
          <w:rPr>
            <w:color w:val="000000" w:themeColor="text1"/>
            <w:sz w:val="30"/>
            <w:szCs w:val="30"/>
          </w:rPr>
          <w:t>end</w:t>
        </w:r>
        <w:proofErr w:type="gramEnd"/>
        <w:r w:rsidRPr="006A4CBD">
          <w:rPr>
            <w:color w:val="000000" w:themeColor="text1"/>
            <w:sz w:val="30"/>
            <w:szCs w:val="30"/>
          </w:rPr>
          <w:t xml:space="preserve"> if;</w:t>
        </w:r>
      </w:ins>
    </w:p>
    <w:p w:rsidR="006A4CBD" w:rsidRDefault="006A4CBD">
      <w:pPr>
        <w:pStyle w:val="NoSpacing"/>
        <w:rPr>
          <w:ins w:id="1641" w:author="Mridul Rajbhar" w:date="2022-10-20T15:57:00Z"/>
          <w:color w:val="000000" w:themeColor="text1"/>
          <w:sz w:val="30"/>
          <w:szCs w:val="30"/>
        </w:rPr>
        <w:pPrChange w:id="1642" w:author="Mridul Rajbhar" w:date="2022-10-20T14:55:00Z">
          <w:pPr>
            <w:pStyle w:val="NoSpacing"/>
            <w:ind w:left="360"/>
            <w:jc w:val="center"/>
          </w:pPr>
        </w:pPrChange>
      </w:pPr>
      <w:proofErr w:type="gramStart"/>
      <w:ins w:id="1643" w:author="Mridul Rajbhar" w:date="2022-10-20T17:53:00Z">
        <w:r w:rsidRPr="006A4CBD">
          <w:rPr>
            <w:color w:val="000000" w:themeColor="text1"/>
            <w:sz w:val="30"/>
            <w:szCs w:val="30"/>
          </w:rPr>
          <w:t>end</w:t>
        </w:r>
        <w:proofErr w:type="gramEnd"/>
        <w:r w:rsidRPr="006A4CBD">
          <w:rPr>
            <w:color w:val="000000" w:themeColor="text1"/>
            <w:sz w:val="30"/>
            <w:szCs w:val="30"/>
          </w:rPr>
          <w:t xml:space="preserve"> $$;</w:t>
        </w:r>
      </w:ins>
    </w:p>
    <w:p w:rsidR="00A311CA" w:rsidRDefault="00A311CA">
      <w:pPr>
        <w:pStyle w:val="NoSpacing"/>
        <w:rPr>
          <w:ins w:id="1644" w:author="Mridul Rajbhar" w:date="2022-10-20T18:17:00Z"/>
          <w:color w:val="000000" w:themeColor="text1"/>
          <w:sz w:val="30"/>
          <w:szCs w:val="30"/>
        </w:rPr>
        <w:pPrChange w:id="1645" w:author="Mridul Rajbhar" w:date="2022-10-20T14:55:00Z">
          <w:pPr>
            <w:pStyle w:val="NoSpacing"/>
            <w:ind w:left="360"/>
            <w:jc w:val="center"/>
          </w:pPr>
        </w:pPrChange>
      </w:pPr>
    </w:p>
    <w:p w:rsidR="00325B68" w:rsidRDefault="00325B68">
      <w:pPr>
        <w:pStyle w:val="NoSpacing"/>
        <w:rPr>
          <w:ins w:id="1646" w:author="Mridul Rajbhar" w:date="2022-10-20T18:17:00Z"/>
          <w:color w:val="000000" w:themeColor="text1"/>
          <w:sz w:val="30"/>
          <w:szCs w:val="30"/>
        </w:rPr>
        <w:pPrChange w:id="1647" w:author="Mridul Rajbhar" w:date="2022-10-20T14:55:00Z">
          <w:pPr>
            <w:pStyle w:val="NoSpacing"/>
            <w:ind w:left="360"/>
            <w:jc w:val="center"/>
          </w:pPr>
        </w:pPrChange>
      </w:pPr>
    </w:p>
    <w:p w:rsidR="00325B68" w:rsidRDefault="00325B68">
      <w:pPr>
        <w:pStyle w:val="NoSpacing"/>
        <w:rPr>
          <w:ins w:id="1648" w:author="Mridul Rajbhar" w:date="2022-10-20T18:17:00Z"/>
          <w:color w:val="000000" w:themeColor="text1"/>
          <w:sz w:val="30"/>
          <w:szCs w:val="30"/>
        </w:rPr>
        <w:pPrChange w:id="1649" w:author="Mridul Rajbhar" w:date="2022-10-20T14:55:00Z">
          <w:pPr>
            <w:pStyle w:val="NoSpacing"/>
            <w:ind w:left="360"/>
            <w:jc w:val="center"/>
          </w:pPr>
        </w:pPrChange>
      </w:pPr>
    </w:p>
    <w:p w:rsidR="00325B68" w:rsidRDefault="00325B68">
      <w:pPr>
        <w:pStyle w:val="NoSpacing"/>
        <w:rPr>
          <w:ins w:id="1650" w:author="Mridul Rajbhar" w:date="2022-10-20T18:17:00Z"/>
          <w:color w:val="000000" w:themeColor="text1"/>
          <w:sz w:val="30"/>
          <w:szCs w:val="30"/>
        </w:rPr>
        <w:pPrChange w:id="1651" w:author="Mridul Rajbhar" w:date="2022-10-20T14:55:00Z">
          <w:pPr>
            <w:pStyle w:val="NoSpacing"/>
            <w:ind w:left="360"/>
            <w:jc w:val="center"/>
          </w:pPr>
        </w:pPrChange>
      </w:pPr>
      <w:ins w:id="1652" w:author="Mridul Rajbhar" w:date="2022-10-20T18:17:00Z">
        <w:r>
          <w:rPr>
            <w:color w:val="000000" w:themeColor="text1"/>
            <w:sz w:val="30"/>
            <w:szCs w:val="30"/>
          </w:rPr>
          <w:t>If … else … example</w:t>
        </w:r>
      </w:ins>
    </w:p>
    <w:p w:rsidR="00325B68" w:rsidRPr="00325B68" w:rsidRDefault="00325B68" w:rsidP="00325B68">
      <w:pPr>
        <w:pStyle w:val="NoSpacing"/>
        <w:rPr>
          <w:ins w:id="1653" w:author="Mridul Rajbhar" w:date="2022-10-20T18:17:00Z"/>
          <w:color w:val="000000" w:themeColor="text1"/>
          <w:sz w:val="30"/>
          <w:szCs w:val="30"/>
        </w:rPr>
      </w:pPr>
      <w:proofErr w:type="gramStart"/>
      <w:ins w:id="1654" w:author="Mridul Rajbhar" w:date="2022-10-20T18:17:00Z">
        <w:r w:rsidRPr="00325B68">
          <w:rPr>
            <w:color w:val="000000" w:themeColor="text1"/>
            <w:sz w:val="30"/>
            <w:szCs w:val="30"/>
          </w:rPr>
          <w:t>do</w:t>
        </w:r>
        <w:proofErr w:type="gramEnd"/>
        <w:r w:rsidRPr="00325B68">
          <w:rPr>
            <w:color w:val="000000" w:themeColor="text1"/>
            <w:sz w:val="30"/>
            <w:szCs w:val="30"/>
          </w:rPr>
          <w:t xml:space="preserve"> $$</w:t>
        </w:r>
      </w:ins>
    </w:p>
    <w:p w:rsidR="00325B68" w:rsidRPr="00325B68" w:rsidRDefault="00325B68" w:rsidP="00325B68">
      <w:pPr>
        <w:pStyle w:val="NoSpacing"/>
        <w:rPr>
          <w:ins w:id="1655" w:author="Mridul Rajbhar" w:date="2022-10-20T18:17:00Z"/>
          <w:color w:val="000000" w:themeColor="text1"/>
          <w:sz w:val="30"/>
          <w:szCs w:val="30"/>
        </w:rPr>
      </w:pPr>
    </w:p>
    <w:p w:rsidR="00325B68" w:rsidRPr="00325B68" w:rsidRDefault="00325B68" w:rsidP="00325B68">
      <w:pPr>
        <w:pStyle w:val="NoSpacing"/>
        <w:rPr>
          <w:ins w:id="1656" w:author="Mridul Rajbhar" w:date="2022-10-20T18:17:00Z"/>
          <w:color w:val="000000" w:themeColor="text1"/>
          <w:sz w:val="30"/>
          <w:szCs w:val="30"/>
        </w:rPr>
      </w:pPr>
      <w:ins w:id="1657" w:author="Mridul Rajbhar" w:date="2022-10-20T18:17:00Z">
        <w:r w:rsidRPr="00325B68">
          <w:rPr>
            <w:color w:val="000000" w:themeColor="text1"/>
            <w:sz w:val="30"/>
            <w:szCs w:val="30"/>
          </w:rPr>
          <w:t>DECLARE</w:t>
        </w:r>
      </w:ins>
    </w:p>
    <w:p w:rsidR="00325B68" w:rsidRPr="00325B68" w:rsidRDefault="00325B68" w:rsidP="00325B68">
      <w:pPr>
        <w:pStyle w:val="NoSpacing"/>
        <w:rPr>
          <w:ins w:id="1658" w:author="Mridul Rajbhar" w:date="2022-10-20T18:17:00Z"/>
          <w:color w:val="000000" w:themeColor="text1"/>
          <w:sz w:val="30"/>
          <w:szCs w:val="30"/>
        </w:rPr>
      </w:pPr>
      <w:ins w:id="1659" w:author="Mridul Rajbhar" w:date="2022-10-20T18:17:00Z">
        <w:r w:rsidRPr="00325B68">
          <w:rPr>
            <w:color w:val="000000" w:themeColor="text1"/>
            <w:sz w:val="30"/>
            <w:szCs w:val="30"/>
          </w:rPr>
          <w:t xml:space="preserve"> </w:t>
        </w:r>
        <w:proofErr w:type="gramStart"/>
        <w:r w:rsidRPr="00325B68">
          <w:rPr>
            <w:color w:val="000000" w:themeColor="text1"/>
            <w:sz w:val="30"/>
            <w:szCs w:val="30"/>
          </w:rPr>
          <w:t>count</w:t>
        </w:r>
        <w:proofErr w:type="gramEnd"/>
        <w:r w:rsidRPr="00325B68">
          <w:rPr>
            <w:color w:val="000000" w:themeColor="text1"/>
            <w:sz w:val="30"/>
            <w:szCs w:val="30"/>
          </w:rPr>
          <w:t xml:space="preserve"> integer = 1;</w:t>
        </w:r>
      </w:ins>
    </w:p>
    <w:p w:rsidR="00325B68" w:rsidRPr="00325B68" w:rsidRDefault="00325B68" w:rsidP="00325B68">
      <w:pPr>
        <w:pStyle w:val="NoSpacing"/>
        <w:rPr>
          <w:ins w:id="1660" w:author="Mridul Rajbhar" w:date="2022-10-20T18:17:00Z"/>
          <w:color w:val="000000" w:themeColor="text1"/>
          <w:sz w:val="30"/>
          <w:szCs w:val="30"/>
        </w:rPr>
      </w:pPr>
      <w:proofErr w:type="gramStart"/>
      <w:ins w:id="1661" w:author="Mridul Rajbhar" w:date="2022-10-20T18:17:00Z">
        <w:r w:rsidRPr="00325B68">
          <w:rPr>
            <w:color w:val="000000" w:themeColor="text1"/>
            <w:sz w:val="30"/>
            <w:szCs w:val="30"/>
          </w:rPr>
          <w:t>begin</w:t>
        </w:r>
        <w:proofErr w:type="gramEnd"/>
      </w:ins>
    </w:p>
    <w:p w:rsidR="00325B68" w:rsidRPr="00325B68" w:rsidRDefault="00325B68" w:rsidP="00325B68">
      <w:pPr>
        <w:pStyle w:val="NoSpacing"/>
        <w:rPr>
          <w:ins w:id="1662" w:author="Mridul Rajbhar" w:date="2022-10-20T18:17:00Z"/>
          <w:color w:val="000000" w:themeColor="text1"/>
          <w:sz w:val="30"/>
          <w:szCs w:val="30"/>
        </w:rPr>
      </w:pPr>
      <w:ins w:id="1663" w:author="Mridul Rajbhar" w:date="2022-10-20T18:17:00Z">
        <w:r w:rsidRPr="00325B68">
          <w:rPr>
            <w:color w:val="000000" w:themeColor="text1"/>
            <w:sz w:val="30"/>
            <w:szCs w:val="30"/>
          </w:rPr>
          <w:tab/>
        </w:r>
        <w:proofErr w:type="gramStart"/>
        <w:r w:rsidRPr="00325B68">
          <w:rPr>
            <w:color w:val="000000" w:themeColor="text1"/>
            <w:sz w:val="30"/>
            <w:szCs w:val="30"/>
          </w:rPr>
          <w:t>if</w:t>
        </w:r>
        <w:proofErr w:type="gramEnd"/>
        <w:r w:rsidRPr="00325B68">
          <w:rPr>
            <w:color w:val="000000" w:themeColor="text1"/>
            <w:sz w:val="30"/>
            <w:szCs w:val="30"/>
          </w:rPr>
          <w:t xml:space="preserve"> count&gt;10</w:t>
        </w:r>
      </w:ins>
    </w:p>
    <w:p w:rsidR="00325B68" w:rsidRPr="00325B68" w:rsidRDefault="00325B68" w:rsidP="00325B68">
      <w:pPr>
        <w:pStyle w:val="NoSpacing"/>
        <w:rPr>
          <w:ins w:id="1664" w:author="Mridul Rajbhar" w:date="2022-10-20T18:17:00Z"/>
          <w:color w:val="000000" w:themeColor="text1"/>
          <w:sz w:val="30"/>
          <w:szCs w:val="30"/>
        </w:rPr>
      </w:pPr>
      <w:ins w:id="1665" w:author="Mridul Rajbhar" w:date="2022-10-20T18:17:00Z">
        <w:r w:rsidRPr="00325B68">
          <w:rPr>
            <w:color w:val="000000" w:themeColor="text1"/>
            <w:sz w:val="30"/>
            <w:szCs w:val="30"/>
          </w:rPr>
          <w:tab/>
          <w:t>THEN</w:t>
        </w:r>
      </w:ins>
    </w:p>
    <w:p w:rsidR="00325B68" w:rsidRPr="00325B68" w:rsidRDefault="00325B68" w:rsidP="00325B68">
      <w:pPr>
        <w:pStyle w:val="NoSpacing"/>
        <w:rPr>
          <w:ins w:id="1666" w:author="Mridul Rajbhar" w:date="2022-10-20T18:17:00Z"/>
          <w:color w:val="000000" w:themeColor="text1"/>
          <w:sz w:val="30"/>
          <w:szCs w:val="30"/>
        </w:rPr>
      </w:pPr>
      <w:ins w:id="1667" w:author="Mridul Rajbhar" w:date="2022-10-20T18:17:00Z">
        <w:r w:rsidRPr="00325B68">
          <w:rPr>
            <w:color w:val="000000" w:themeColor="text1"/>
            <w:sz w:val="30"/>
            <w:szCs w:val="30"/>
          </w:rPr>
          <w:tab/>
        </w:r>
        <w:r w:rsidRPr="00325B68">
          <w:rPr>
            <w:color w:val="000000" w:themeColor="text1"/>
            <w:sz w:val="30"/>
            <w:szCs w:val="30"/>
          </w:rPr>
          <w:tab/>
        </w:r>
        <w:proofErr w:type="gramStart"/>
        <w:r w:rsidRPr="00325B68">
          <w:rPr>
            <w:color w:val="000000" w:themeColor="text1"/>
            <w:sz w:val="30"/>
            <w:szCs w:val="30"/>
          </w:rPr>
          <w:t>raise</w:t>
        </w:r>
        <w:proofErr w:type="gramEnd"/>
        <w:r w:rsidRPr="00325B68">
          <w:rPr>
            <w:color w:val="000000" w:themeColor="text1"/>
            <w:sz w:val="30"/>
            <w:szCs w:val="30"/>
          </w:rPr>
          <w:t xml:space="preserve"> notice 'greater than 10';</w:t>
        </w:r>
      </w:ins>
    </w:p>
    <w:p w:rsidR="00325B68" w:rsidRPr="00325B68" w:rsidRDefault="00325B68" w:rsidP="00325B68">
      <w:pPr>
        <w:pStyle w:val="NoSpacing"/>
        <w:rPr>
          <w:ins w:id="1668" w:author="Mridul Rajbhar" w:date="2022-10-20T18:17:00Z"/>
          <w:color w:val="000000" w:themeColor="text1"/>
          <w:sz w:val="30"/>
          <w:szCs w:val="30"/>
        </w:rPr>
      </w:pPr>
      <w:ins w:id="1669" w:author="Mridul Rajbhar" w:date="2022-10-20T18:17:00Z">
        <w:r w:rsidRPr="00325B68">
          <w:rPr>
            <w:color w:val="000000" w:themeColor="text1"/>
            <w:sz w:val="30"/>
            <w:szCs w:val="30"/>
          </w:rPr>
          <w:tab/>
          <w:t xml:space="preserve">ELSE </w:t>
        </w:r>
      </w:ins>
    </w:p>
    <w:p w:rsidR="00325B68" w:rsidRPr="00325B68" w:rsidRDefault="00325B68" w:rsidP="00325B68">
      <w:pPr>
        <w:pStyle w:val="NoSpacing"/>
        <w:rPr>
          <w:ins w:id="1670" w:author="Mridul Rajbhar" w:date="2022-10-20T18:17:00Z"/>
          <w:color w:val="000000" w:themeColor="text1"/>
          <w:sz w:val="30"/>
          <w:szCs w:val="30"/>
        </w:rPr>
      </w:pPr>
      <w:ins w:id="1671" w:author="Mridul Rajbhar" w:date="2022-10-20T18:17:00Z">
        <w:r w:rsidRPr="00325B68">
          <w:rPr>
            <w:color w:val="000000" w:themeColor="text1"/>
            <w:sz w:val="30"/>
            <w:szCs w:val="30"/>
          </w:rPr>
          <w:tab/>
        </w:r>
        <w:r w:rsidRPr="00325B68">
          <w:rPr>
            <w:color w:val="000000" w:themeColor="text1"/>
            <w:sz w:val="30"/>
            <w:szCs w:val="30"/>
          </w:rPr>
          <w:tab/>
        </w:r>
        <w:proofErr w:type="gramStart"/>
        <w:r w:rsidRPr="00325B68">
          <w:rPr>
            <w:color w:val="000000" w:themeColor="text1"/>
            <w:sz w:val="30"/>
            <w:szCs w:val="30"/>
          </w:rPr>
          <w:t>raise</w:t>
        </w:r>
        <w:proofErr w:type="gramEnd"/>
        <w:r w:rsidRPr="00325B68">
          <w:rPr>
            <w:color w:val="000000" w:themeColor="text1"/>
            <w:sz w:val="30"/>
            <w:szCs w:val="30"/>
          </w:rPr>
          <w:t xml:space="preserve"> notice 'less than 10';</w:t>
        </w:r>
      </w:ins>
    </w:p>
    <w:p w:rsidR="00325B68" w:rsidRPr="00325B68" w:rsidRDefault="00325B68" w:rsidP="00325B68">
      <w:pPr>
        <w:pStyle w:val="NoSpacing"/>
        <w:rPr>
          <w:ins w:id="1672" w:author="Mridul Rajbhar" w:date="2022-10-20T18:17:00Z"/>
          <w:color w:val="000000" w:themeColor="text1"/>
          <w:sz w:val="30"/>
          <w:szCs w:val="30"/>
        </w:rPr>
      </w:pPr>
      <w:ins w:id="1673" w:author="Mridul Rajbhar" w:date="2022-10-20T18:17:00Z">
        <w:r w:rsidRPr="00325B68">
          <w:rPr>
            <w:color w:val="000000" w:themeColor="text1"/>
            <w:sz w:val="30"/>
            <w:szCs w:val="30"/>
          </w:rPr>
          <w:tab/>
        </w:r>
        <w:proofErr w:type="gramStart"/>
        <w:r w:rsidRPr="00325B68">
          <w:rPr>
            <w:color w:val="000000" w:themeColor="text1"/>
            <w:sz w:val="30"/>
            <w:szCs w:val="30"/>
          </w:rPr>
          <w:t>end</w:t>
        </w:r>
        <w:proofErr w:type="gramEnd"/>
        <w:r w:rsidRPr="00325B68">
          <w:rPr>
            <w:color w:val="000000" w:themeColor="text1"/>
            <w:sz w:val="30"/>
            <w:szCs w:val="30"/>
          </w:rPr>
          <w:t xml:space="preserve"> if;</w:t>
        </w:r>
      </w:ins>
    </w:p>
    <w:p w:rsidR="00325B68" w:rsidRDefault="00325B68">
      <w:pPr>
        <w:pStyle w:val="NoSpacing"/>
        <w:rPr>
          <w:ins w:id="1674" w:author="Mridul Rajbhar" w:date="2022-10-20T18:36:00Z"/>
          <w:color w:val="000000" w:themeColor="text1"/>
          <w:sz w:val="30"/>
          <w:szCs w:val="30"/>
        </w:rPr>
        <w:pPrChange w:id="1675" w:author="Mridul Rajbhar" w:date="2022-10-20T14:55:00Z">
          <w:pPr>
            <w:pStyle w:val="NoSpacing"/>
            <w:ind w:left="360"/>
            <w:jc w:val="center"/>
          </w:pPr>
        </w:pPrChange>
      </w:pPr>
      <w:proofErr w:type="gramStart"/>
      <w:ins w:id="1676" w:author="Mridul Rajbhar" w:date="2022-10-20T18:17:00Z">
        <w:r w:rsidRPr="00325B68">
          <w:rPr>
            <w:color w:val="000000" w:themeColor="text1"/>
            <w:sz w:val="30"/>
            <w:szCs w:val="30"/>
          </w:rPr>
          <w:t>end</w:t>
        </w:r>
        <w:proofErr w:type="gramEnd"/>
        <w:r w:rsidRPr="00325B68">
          <w:rPr>
            <w:color w:val="000000" w:themeColor="text1"/>
            <w:sz w:val="30"/>
            <w:szCs w:val="30"/>
          </w:rPr>
          <w:t xml:space="preserve"> $$;</w:t>
        </w:r>
      </w:ins>
    </w:p>
    <w:p w:rsidR="00CD26A7" w:rsidRDefault="00CD26A7">
      <w:pPr>
        <w:pStyle w:val="NoSpacing"/>
        <w:rPr>
          <w:ins w:id="1677" w:author="Mridul Rajbhar" w:date="2022-10-20T18:36:00Z"/>
          <w:color w:val="000000" w:themeColor="text1"/>
          <w:sz w:val="30"/>
          <w:szCs w:val="30"/>
        </w:rPr>
        <w:pPrChange w:id="1678" w:author="Mridul Rajbhar" w:date="2022-10-20T14:55:00Z">
          <w:pPr>
            <w:pStyle w:val="NoSpacing"/>
            <w:ind w:left="360"/>
            <w:jc w:val="center"/>
          </w:pPr>
        </w:pPrChange>
      </w:pPr>
    </w:p>
    <w:p w:rsidR="00CD26A7" w:rsidRDefault="00CD26A7">
      <w:pPr>
        <w:pStyle w:val="NoSpacing"/>
        <w:rPr>
          <w:ins w:id="1679" w:author="Mridul Rajbhar" w:date="2022-10-20T18:36:00Z"/>
          <w:color w:val="000000" w:themeColor="text1"/>
          <w:sz w:val="30"/>
          <w:szCs w:val="30"/>
        </w:rPr>
        <w:pPrChange w:id="1680" w:author="Mridul Rajbhar" w:date="2022-10-20T14:55:00Z">
          <w:pPr>
            <w:pStyle w:val="NoSpacing"/>
            <w:ind w:left="360"/>
            <w:jc w:val="center"/>
          </w:pPr>
        </w:pPrChange>
      </w:pPr>
    </w:p>
    <w:p w:rsidR="00CD26A7" w:rsidRDefault="00CD26A7">
      <w:pPr>
        <w:pStyle w:val="NoSpacing"/>
        <w:rPr>
          <w:ins w:id="1681" w:author="Mridul Rajbhar" w:date="2022-10-20T18:36:00Z"/>
          <w:color w:val="000000" w:themeColor="text1"/>
          <w:sz w:val="30"/>
          <w:szCs w:val="30"/>
        </w:rPr>
        <w:pPrChange w:id="1682" w:author="Mridul Rajbhar" w:date="2022-10-20T14:55:00Z">
          <w:pPr>
            <w:pStyle w:val="NoSpacing"/>
            <w:ind w:left="360"/>
            <w:jc w:val="center"/>
          </w:pPr>
        </w:pPrChange>
      </w:pPr>
      <w:proofErr w:type="gramStart"/>
      <w:ins w:id="1683" w:author="Mridul Rajbhar" w:date="2022-10-20T18:36:00Z">
        <w:r>
          <w:rPr>
            <w:color w:val="000000" w:themeColor="text1"/>
            <w:sz w:val="30"/>
            <w:szCs w:val="30"/>
          </w:rPr>
          <w:t>example</w:t>
        </w:r>
        <w:proofErr w:type="gramEnd"/>
      </w:ins>
    </w:p>
    <w:p w:rsidR="00CD26A7" w:rsidRDefault="00CD26A7">
      <w:pPr>
        <w:pStyle w:val="NoSpacing"/>
        <w:rPr>
          <w:ins w:id="1684" w:author="Mridul Rajbhar" w:date="2022-10-20T18:36:00Z"/>
          <w:color w:val="000000" w:themeColor="text1"/>
          <w:sz w:val="30"/>
          <w:szCs w:val="30"/>
        </w:rPr>
        <w:pPrChange w:id="1685" w:author="Mridul Rajbhar" w:date="2022-10-20T14:55:00Z">
          <w:pPr>
            <w:pStyle w:val="NoSpacing"/>
            <w:ind w:left="360"/>
            <w:jc w:val="center"/>
          </w:pPr>
        </w:pPrChange>
      </w:pPr>
      <w:proofErr w:type="gramStart"/>
      <w:ins w:id="1686" w:author="Mridul Rajbhar" w:date="2022-10-20T18:36:00Z">
        <w:r>
          <w:rPr>
            <w:color w:val="000000" w:themeColor="text1"/>
            <w:sz w:val="30"/>
            <w:szCs w:val="30"/>
          </w:rPr>
          <w:t>film</w:t>
        </w:r>
        <w:proofErr w:type="gramEnd"/>
        <w:r>
          <w:rPr>
            <w:color w:val="000000" w:themeColor="text1"/>
            <w:sz w:val="30"/>
            <w:szCs w:val="30"/>
          </w:rPr>
          <w:t xml:space="preserve"> with film id 100 exist or not</w:t>
        </w:r>
      </w:ins>
    </w:p>
    <w:p w:rsidR="00A85C23" w:rsidRPr="00EA7677" w:rsidRDefault="00A85C23" w:rsidP="00A85C23">
      <w:pPr>
        <w:pStyle w:val="NoSpacing"/>
        <w:rPr>
          <w:ins w:id="1687" w:author="Mridul Rajbhar" w:date="2022-10-20T18:36:00Z"/>
          <w:color w:val="1F4E79" w:themeColor="accent1" w:themeShade="80"/>
          <w:sz w:val="30"/>
          <w:szCs w:val="30"/>
          <w:rPrChange w:id="1688" w:author="Mridul Rajbhar" w:date="2022-10-20T18:37:00Z">
            <w:rPr>
              <w:ins w:id="1689" w:author="Mridul Rajbhar" w:date="2022-10-20T18:36:00Z"/>
              <w:color w:val="000000" w:themeColor="text1"/>
              <w:sz w:val="30"/>
              <w:szCs w:val="30"/>
            </w:rPr>
          </w:rPrChange>
        </w:rPr>
      </w:pPr>
      <w:proofErr w:type="gramStart"/>
      <w:ins w:id="1690" w:author="Mridul Rajbhar" w:date="2022-10-20T18:36:00Z">
        <w:r w:rsidRPr="00EA7677">
          <w:rPr>
            <w:color w:val="1F4E79" w:themeColor="accent1" w:themeShade="80"/>
            <w:sz w:val="30"/>
            <w:szCs w:val="30"/>
            <w:rPrChange w:id="1691" w:author="Mridul Rajbhar" w:date="2022-10-20T18:37:00Z">
              <w:rPr>
                <w:color w:val="000000" w:themeColor="text1"/>
                <w:sz w:val="30"/>
                <w:szCs w:val="30"/>
              </w:rPr>
            </w:rPrChange>
          </w:rPr>
          <w:t>do</w:t>
        </w:r>
        <w:proofErr w:type="gramEnd"/>
        <w:r w:rsidRPr="00EA7677">
          <w:rPr>
            <w:color w:val="1F4E79" w:themeColor="accent1" w:themeShade="80"/>
            <w:sz w:val="30"/>
            <w:szCs w:val="30"/>
            <w:rPrChange w:id="1692" w:author="Mridul Rajbhar" w:date="2022-10-20T18:37:00Z">
              <w:rPr>
                <w:color w:val="000000" w:themeColor="text1"/>
                <w:sz w:val="30"/>
                <w:szCs w:val="30"/>
              </w:rPr>
            </w:rPrChange>
          </w:rPr>
          <w:t xml:space="preserve"> $$</w:t>
        </w:r>
      </w:ins>
    </w:p>
    <w:p w:rsidR="00A85C23" w:rsidRPr="00EA7677" w:rsidRDefault="00A85C23" w:rsidP="00A85C23">
      <w:pPr>
        <w:pStyle w:val="NoSpacing"/>
        <w:rPr>
          <w:ins w:id="1693" w:author="Mridul Rajbhar" w:date="2022-10-20T18:36:00Z"/>
          <w:color w:val="1F4E79" w:themeColor="accent1" w:themeShade="80"/>
          <w:sz w:val="30"/>
          <w:szCs w:val="30"/>
          <w:rPrChange w:id="1694" w:author="Mridul Rajbhar" w:date="2022-10-20T18:37:00Z">
            <w:rPr>
              <w:ins w:id="1695" w:author="Mridul Rajbhar" w:date="2022-10-20T18:36:00Z"/>
              <w:color w:val="000000" w:themeColor="text1"/>
              <w:sz w:val="30"/>
              <w:szCs w:val="30"/>
            </w:rPr>
          </w:rPrChange>
        </w:rPr>
      </w:pPr>
      <w:ins w:id="1696" w:author="Mridul Rajbhar" w:date="2022-10-20T18:36:00Z">
        <w:r w:rsidRPr="00EA7677">
          <w:rPr>
            <w:color w:val="1F4E79" w:themeColor="accent1" w:themeShade="80"/>
            <w:sz w:val="30"/>
            <w:szCs w:val="30"/>
            <w:rPrChange w:id="1697" w:author="Mridul Rajbhar" w:date="2022-10-20T18:37:00Z">
              <w:rPr>
                <w:color w:val="000000" w:themeColor="text1"/>
                <w:sz w:val="30"/>
                <w:szCs w:val="30"/>
              </w:rPr>
            </w:rPrChange>
          </w:rPr>
          <w:t>DECLARE</w:t>
        </w:r>
      </w:ins>
    </w:p>
    <w:p w:rsidR="00A85C23" w:rsidRPr="00EA7677" w:rsidRDefault="00A85C23" w:rsidP="00A85C23">
      <w:pPr>
        <w:pStyle w:val="NoSpacing"/>
        <w:rPr>
          <w:ins w:id="1698" w:author="Mridul Rajbhar" w:date="2022-10-20T18:36:00Z"/>
          <w:color w:val="1F4E79" w:themeColor="accent1" w:themeShade="80"/>
          <w:sz w:val="30"/>
          <w:szCs w:val="30"/>
          <w:rPrChange w:id="1699" w:author="Mridul Rajbhar" w:date="2022-10-20T18:37:00Z">
            <w:rPr>
              <w:ins w:id="1700" w:author="Mridul Rajbhar" w:date="2022-10-20T18:36:00Z"/>
              <w:color w:val="000000" w:themeColor="text1"/>
              <w:sz w:val="30"/>
              <w:szCs w:val="30"/>
            </w:rPr>
          </w:rPrChange>
        </w:rPr>
      </w:pPr>
      <w:ins w:id="1701" w:author="Mridul Rajbhar" w:date="2022-10-20T18:36:00Z">
        <w:r w:rsidRPr="00EA7677">
          <w:rPr>
            <w:color w:val="1F4E79" w:themeColor="accent1" w:themeShade="80"/>
            <w:sz w:val="30"/>
            <w:szCs w:val="30"/>
            <w:rPrChange w:id="1702" w:author="Mridul Rajbhar" w:date="2022-10-20T18:37:00Z">
              <w:rPr>
                <w:color w:val="000000" w:themeColor="text1"/>
                <w:sz w:val="30"/>
                <w:szCs w:val="30"/>
              </w:rPr>
            </w:rPrChange>
          </w:rPr>
          <w:t xml:space="preserve"> </w:t>
        </w:r>
        <w:proofErr w:type="gramStart"/>
        <w:r w:rsidRPr="00EA7677">
          <w:rPr>
            <w:color w:val="1F4E79" w:themeColor="accent1" w:themeShade="80"/>
            <w:sz w:val="30"/>
            <w:szCs w:val="30"/>
            <w:rPrChange w:id="1703" w:author="Mridul Rajbhar" w:date="2022-10-20T18:37:00Z">
              <w:rPr>
                <w:color w:val="000000" w:themeColor="text1"/>
                <w:sz w:val="30"/>
                <w:szCs w:val="30"/>
              </w:rPr>
            </w:rPrChange>
          </w:rPr>
          <w:t>row</w:t>
        </w:r>
        <w:proofErr w:type="gramEnd"/>
        <w:r w:rsidRPr="00EA7677">
          <w:rPr>
            <w:color w:val="1F4E79" w:themeColor="accent1" w:themeShade="80"/>
            <w:sz w:val="30"/>
            <w:szCs w:val="30"/>
            <w:rPrChange w:id="1704" w:author="Mridul Rajbhar" w:date="2022-10-20T18:37:00Z">
              <w:rPr>
                <w:color w:val="000000" w:themeColor="text1"/>
                <w:sz w:val="30"/>
                <w:szCs w:val="30"/>
              </w:rPr>
            </w:rPrChange>
          </w:rPr>
          <w:t xml:space="preserve"> </w:t>
        </w:r>
        <w:proofErr w:type="spellStart"/>
        <w:r w:rsidRPr="00EA7677">
          <w:rPr>
            <w:color w:val="1F4E79" w:themeColor="accent1" w:themeShade="80"/>
            <w:sz w:val="30"/>
            <w:szCs w:val="30"/>
            <w:rPrChange w:id="1705" w:author="Mridul Rajbhar" w:date="2022-10-20T18:37:00Z">
              <w:rPr>
                <w:color w:val="000000" w:themeColor="text1"/>
                <w:sz w:val="30"/>
                <w:szCs w:val="30"/>
              </w:rPr>
            </w:rPrChange>
          </w:rPr>
          <w:t>film%rowtype</w:t>
        </w:r>
        <w:proofErr w:type="spellEnd"/>
        <w:r w:rsidRPr="00EA7677">
          <w:rPr>
            <w:color w:val="1F4E79" w:themeColor="accent1" w:themeShade="80"/>
            <w:sz w:val="30"/>
            <w:szCs w:val="30"/>
            <w:rPrChange w:id="1706" w:author="Mridul Rajbhar" w:date="2022-10-20T18:37:00Z">
              <w:rPr>
                <w:color w:val="000000" w:themeColor="text1"/>
                <w:sz w:val="30"/>
                <w:szCs w:val="30"/>
              </w:rPr>
            </w:rPrChange>
          </w:rPr>
          <w:t>;</w:t>
        </w:r>
      </w:ins>
    </w:p>
    <w:p w:rsidR="00A85C23" w:rsidRPr="00EA7677" w:rsidRDefault="00A85C23" w:rsidP="00A85C23">
      <w:pPr>
        <w:pStyle w:val="NoSpacing"/>
        <w:rPr>
          <w:ins w:id="1707" w:author="Mridul Rajbhar" w:date="2022-10-20T18:36:00Z"/>
          <w:color w:val="1F4E79" w:themeColor="accent1" w:themeShade="80"/>
          <w:sz w:val="30"/>
          <w:szCs w:val="30"/>
          <w:rPrChange w:id="1708" w:author="Mridul Rajbhar" w:date="2022-10-20T18:37:00Z">
            <w:rPr>
              <w:ins w:id="1709" w:author="Mridul Rajbhar" w:date="2022-10-20T18:36:00Z"/>
              <w:color w:val="000000" w:themeColor="text1"/>
              <w:sz w:val="30"/>
              <w:szCs w:val="30"/>
            </w:rPr>
          </w:rPrChange>
        </w:rPr>
      </w:pPr>
      <w:proofErr w:type="gramStart"/>
      <w:ins w:id="1710" w:author="Mridul Rajbhar" w:date="2022-10-20T18:36:00Z">
        <w:r w:rsidRPr="00EA7677">
          <w:rPr>
            <w:color w:val="1F4E79" w:themeColor="accent1" w:themeShade="80"/>
            <w:sz w:val="30"/>
            <w:szCs w:val="30"/>
            <w:rPrChange w:id="1711" w:author="Mridul Rajbhar" w:date="2022-10-20T18:37:00Z">
              <w:rPr>
                <w:color w:val="000000" w:themeColor="text1"/>
                <w:sz w:val="30"/>
                <w:szCs w:val="30"/>
              </w:rPr>
            </w:rPrChange>
          </w:rPr>
          <w:t>begin</w:t>
        </w:r>
        <w:proofErr w:type="gramEnd"/>
      </w:ins>
    </w:p>
    <w:p w:rsidR="00A85C23" w:rsidRPr="00EA7677" w:rsidRDefault="00A85C23" w:rsidP="00A85C23">
      <w:pPr>
        <w:pStyle w:val="NoSpacing"/>
        <w:rPr>
          <w:ins w:id="1712" w:author="Mridul Rajbhar" w:date="2022-10-20T18:36:00Z"/>
          <w:color w:val="1F4E79" w:themeColor="accent1" w:themeShade="80"/>
          <w:sz w:val="30"/>
          <w:szCs w:val="30"/>
          <w:rPrChange w:id="1713" w:author="Mridul Rajbhar" w:date="2022-10-20T18:37:00Z">
            <w:rPr>
              <w:ins w:id="1714" w:author="Mridul Rajbhar" w:date="2022-10-20T18:36:00Z"/>
              <w:color w:val="000000" w:themeColor="text1"/>
              <w:sz w:val="30"/>
              <w:szCs w:val="30"/>
            </w:rPr>
          </w:rPrChange>
        </w:rPr>
      </w:pPr>
      <w:ins w:id="1715" w:author="Mridul Rajbhar" w:date="2022-10-20T18:36:00Z">
        <w:r w:rsidRPr="00EA7677">
          <w:rPr>
            <w:color w:val="1F4E79" w:themeColor="accent1" w:themeShade="80"/>
            <w:sz w:val="30"/>
            <w:szCs w:val="30"/>
            <w:rPrChange w:id="1716" w:author="Mridul Rajbhar" w:date="2022-10-20T18:37:00Z">
              <w:rPr>
                <w:color w:val="000000" w:themeColor="text1"/>
                <w:sz w:val="30"/>
                <w:szCs w:val="30"/>
              </w:rPr>
            </w:rPrChange>
          </w:rPr>
          <w:t xml:space="preserve"> </w:t>
        </w:r>
        <w:proofErr w:type="gramStart"/>
        <w:r w:rsidRPr="00EA7677">
          <w:rPr>
            <w:color w:val="1F4E79" w:themeColor="accent1" w:themeShade="80"/>
            <w:sz w:val="30"/>
            <w:szCs w:val="30"/>
            <w:rPrChange w:id="1717" w:author="Mridul Rajbhar" w:date="2022-10-20T18:37:00Z">
              <w:rPr>
                <w:color w:val="000000" w:themeColor="text1"/>
                <w:sz w:val="30"/>
                <w:szCs w:val="30"/>
              </w:rPr>
            </w:rPrChange>
          </w:rPr>
          <w:t>select</w:t>
        </w:r>
        <w:proofErr w:type="gramEnd"/>
        <w:r w:rsidRPr="00EA7677">
          <w:rPr>
            <w:color w:val="1F4E79" w:themeColor="accent1" w:themeShade="80"/>
            <w:sz w:val="30"/>
            <w:szCs w:val="30"/>
            <w:rPrChange w:id="1718" w:author="Mridul Rajbhar" w:date="2022-10-20T18:37:00Z">
              <w:rPr>
                <w:color w:val="000000" w:themeColor="text1"/>
                <w:sz w:val="30"/>
                <w:szCs w:val="30"/>
              </w:rPr>
            </w:rPrChange>
          </w:rPr>
          <w:t xml:space="preserve"> * into row from film where </w:t>
        </w:r>
        <w:proofErr w:type="spellStart"/>
        <w:r w:rsidRPr="00EA7677">
          <w:rPr>
            <w:color w:val="1F4E79" w:themeColor="accent1" w:themeShade="80"/>
            <w:sz w:val="30"/>
            <w:szCs w:val="30"/>
            <w:rPrChange w:id="1719" w:author="Mridul Rajbhar" w:date="2022-10-20T18:37:00Z">
              <w:rPr>
                <w:color w:val="000000" w:themeColor="text1"/>
                <w:sz w:val="30"/>
                <w:szCs w:val="30"/>
              </w:rPr>
            </w:rPrChange>
          </w:rPr>
          <w:t>film_id</w:t>
        </w:r>
        <w:proofErr w:type="spellEnd"/>
        <w:r w:rsidRPr="00EA7677">
          <w:rPr>
            <w:color w:val="1F4E79" w:themeColor="accent1" w:themeShade="80"/>
            <w:sz w:val="30"/>
            <w:szCs w:val="30"/>
            <w:rPrChange w:id="1720" w:author="Mridul Rajbhar" w:date="2022-10-20T18:37:00Z">
              <w:rPr>
                <w:color w:val="000000" w:themeColor="text1"/>
                <w:sz w:val="30"/>
                <w:szCs w:val="30"/>
              </w:rPr>
            </w:rPrChange>
          </w:rPr>
          <w:t xml:space="preserve"> = 100;</w:t>
        </w:r>
      </w:ins>
    </w:p>
    <w:p w:rsidR="00A85C23" w:rsidRPr="00EA7677" w:rsidRDefault="00A85C23" w:rsidP="00A85C23">
      <w:pPr>
        <w:pStyle w:val="NoSpacing"/>
        <w:rPr>
          <w:ins w:id="1721" w:author="Mridul Rajbhar" w:date="2022-10-20T18:36:00Z"/>
          <w:color w:val="1F4E79" w:themeColor="accent1" w:themeShade="80"/>
          <w:sz w:val="30"/>
          <w:szCs w:val="30"/>
          <w:rPrChange w:id="1722" w:author="Mridul Rajbhar" w:date="2022-10-20T18:37:00Z">
            <w:rPr>
              <w:ins w:id="1723" w:author="Mridul Rajbhar" w:date="2022-10-20T18:36:00Z"/>
              <w:color w:val="000000" w:themeColor="text1"/>
              <w:sz w:val="30"/>
              <w:szCs w:val="30"/>
            </w:rPr>
          </w:rPrChange>
        </w:rPr>
      </w:pPr>
      <w:ins w:id="1724" w:author="Mridul Rajbhar" w:date="2022-10-20T18:36:00Z">
        <w:r w:rsidRPr="00EA7677">
          <w:rPr>
            <w:color w:val="1F4E79" w:themeColor="accent1" w:themeShade="80"/>
            <w:sz w:val="30"/>
            <w:szCs w:val="30"/>
            <w:rPrChange w:id="1725" w:author="Mridul Rajbhar" w:date="2022-10-20T18:37:00Z">
              <w:rPr>
                <w:color w:val="000000" w:themeColor="text1"/>
                <w:sz w:val="30"/>
                <w:szCs w:val="30"/>
              </w:rPr>
            </w:rPrChange>
          </w:rPr>
          <w:t xml:space="preserve"> </w:t>
        </w:r>
        <w:proofErr w:type="gramStart"/>
        <w:r w:rsidRPr="00EA7677">
          <w:rPr>
            <w:color w:val="1F4E79" w:themeColor="accent1" w:themeShade="80"/>
            <w:sz w:val="30"/>
            <w:szCs w:val="30"/>
            <w:rPrChange w:id="1726" w:author="Mridul Rajbhar" w:date="2022-10-20T18:37:00Z">
              <w:rPr>
                <w:color w:val="000000" w:themeColor="text1"/>
                <w:sz w:val="30"/>
                <w:szCs w:val="30"/>
              </w:rPr>
            </w:rPrChange>
          </w:rPr>
          <w:t>if</w:t>
        </w:r>
        <w:proofErr w:type="gramEnd"/>
        <w:r w:rsidRPr="00EA7677">
          <w:rPr>
            <w:color w:val="1F4E79" w:themeColor="accent1" w:themeShade="80"/>
            <w:sz w:val="30"/>
            <w:szCs w:val="30"/>
            <w:rPrChange w:id="1727" w:author="Mridul Rajbhar" w:date="2022-10-20T18:37:00Z">
              <w:rPr>
                <w:color w:val="000000" w:themeColor="text1"/>
                <w:sz w:val="30"/>
                <w:szCs w:val="30"/>
              </w:rPr>
            </w:rPrChange>
          </w:rPr>
          <w:t xml:space="preserve"> row is not NULL</w:t>
        </w:r>
      </w:ins>
    </w:p>
    <w:p w:rsidR="00A85C23" w:rsidRPr="00EA7677" w:rsidRDefault="00A85C23" w:rsidP="00A85C23">
      <w:pPr>
        <w:pStyle w:val="NoSpacing"/>
        <w:rPr>
          <w:ins w:id="1728" w:author="Mridul Rajbhar" w:date="2022-10-20T18:36:00Z"/>
          <w:color w:val="1F4E79" w:themeColor="accent1" w:themeShade="80"/>
          <w:sz w:val="30"/>
          <w:szCs w:val="30"/>
          <w:rPrChange w:id="1729" w:author="Mridul Rajbhar" w:date="2022-10-20T18:37:00Z">
            <w:rPr>
              <w:ins w:id="1730" w:author="Mridul Rajbhar" w:date="2022-10-20T18:36:00Z"/>
              <w:color w:val="000000" w:themeColor="text1"/>
              <w:sz w:val="30"/>
              <w:szCs w:val="30"/>
            </w:rPr>
          </w:rPrChange>
        </w:rPr>
      </w:pPr>
      <w:ins w:id="1731" w:author="Mridul Rajbhar" w:date="2022-10-20T18:36:00Z">
        <w:r w:rsidRPr="00EA7677">
          <w:rPr>
            <w:color w:val="1F4E79" w:themeColor="accent1" w:themeShade="80"/>
            <w:sz w:val="30"/>
            <w:szCs w:val="30"/>
            <w:rPrChange w:id="1732" w:author="Mridul Rajbhar" w:date="2022-10-20T18:37:00Z">
              <w:rPr>
                <w:color w:val="000000" w:themeColor="text1"/>
                <w:sz w:val="30"/>
                <w:szCs w:val="30"/>
              </w:rPr>
            </w:rPrChange>
          </w:rPr>
          <w:t xml:space="preserve"> </w:t>
        </w:r>
        <w:proofErr w:type="gramStart"/>
        <w:r w:rsidRPr="00EA7677">
          <w:rPr>
            <w:color w:val="1F4E79" w:themeColor="accent1" w:themeShade="80"/>
            <w:sz w:val="30"/>
            <w:szCs w:val="30"/>
            <w:rPrChange w:id="1733" w:author="Mridul Rajbhar" w:date="2022-10-20T18:37:00Z">
              <w:rPr>
                <w:color w:val="000000" w:themeColor="text1"/>
                <w:sz w:val="30"/>
                <w:szCs w:val="30"/>
              </w:rPr>
            </w:rPrChange>
          </w:rPr>
          <w:t>then</w:t>
        </w:r>
        <w:proofErr w:type="gramEnd"/>
      </w:ins>
    </w:p>
    <w:p w:rsidR="00A85C23" w:rsidRPr="00EA7677" w:rsidRDefault="00A85C23" w:rsidP="00A85C23">
      <w:pPr>
        <w:pStyle w:val="NoSpacing"/>
        <w:rPr>
          <w:ins w:id="1734" w:author="Mridul Rajbhar" w:date="2022-10-20T18:36:00Z"/>
          <w:color w:val="1F4E79" w:themeColor="accent1" w:themeShade="80"/>
          <w:sz w:val="30"/>
          <w:szCs w:val="30"/>
          <w:rPrChange w:id="1735" w:author="Mridul Rajbhar" w:date="2022-10-20T18:37:00Z">
            <w:rPr>
              <w:ins w:id="1736" w:author="Mridul Rajbhar" w:date="2022-10-20T18:36:00Z"/>
              <w:color w:val="000000" w:themeColor="text1"/>
              <w:sz w:val="30"/>
              <w:szCs w:val="30"/>
            </w:rPr>
          </w:rPrChange>
        </w:rPr>
      </w:pPr>
      <w:ins w:id="1737" w:author="Mridul Rajbhar" w:date="2022-10-20T18:36:00Z">
        <w:r w:rsidRPr="00EA7677">
          <w:rPr>
            <w:color w:val="1F4E79" w:themeColor="accent1" w:themeShade="80"/>
            <w:sz w:val="30"/>
            <w:szCs w:val="30"/>
            <w:rPrChange w:id="1738" w:author="Mridul Rajbhar" w:date="2022-10-20T18:37:00Z">
              <w:rPr>
                <w:color w:val="000000" w:themeColor="text1"/>
                <w:sz w:val="30"/>
                <w:szCs w:val="30"/>
              </w:rPr>
            </w:rPrChange>
          </w:rPr>
          <w:lastRenderedPageBreak/>
          <w:t xml:space="preserve"> </w:t>
        </w:r>
        <w:r w:rsidRPr="00EA7677">
          <w:rPr>
            <w:color w:val="1F4E79" w:themeColor="accent1" w:themeShade="80"/>
            <w:sz w:val="30"/>
            <w:szCs w:val="30"/>
            <w:rPrChange w:id="1739" w:author="Mridul Rajbhar" w:date="2022-10-20T18:37:00Z">
              <w:rPr>
                <w:color w:val="000000" w:themeColor="text1"/>
                <w:sz w:val="30"/>
                <w:szCs w:val="30"/>
              </w:rPr>
            </w:rPrChange>
          </w:rPr>
          <w:tab/>
        </w:r>
        <w:proofErr w:type="gramStart"/>
        <w:r w:rsidRPr="00EA7677">
          <w:rPr>
            <w:color w:val="1F4E79" w:themeColor="accent1" w:themeShade="80"/>
            <w:sz w:val="30"/>
            <w:szCs w:val="30"/>
            <w:rPrChange w:id="1740" w:author="Mridul Rajbhar" w:date="2022-10-20T18:37:00Z">
              <w:rPr>
                <w:color w:val="000000" w:themeColor="text1"/>
                <w:sz w:val="30"/>
                <w:szCs w:val="30"/>
              </w:rPr>
            </w:rPrChange>
          </w:rPr>
          <w:t>raise</w:t>
        </w:r>
        <w:proofErr w:type="gramEnd"/>
        <w:r w:rsidRPr="00EA7677">
          <w:rPr>
            <w:color w:val="1F4E79" w:themeColor="accent1" w:themeShade="80"/>
            <w:sz w:val="30"/>
            <w:szCs w:val="30"/>
            <w:rPrChange w:id="1741" w:author="Mridul Rajbhar" w:date="2022-10-20T18:37:00Z">
              <w:rPr>
                <w:color w:val="000000" w:themeColor="text1"/>
                <w:sz w:val="30"/>
                <w:szCs w:val="30"/>
              </w:rPr>
            </w:rPrChange>
          </w:rPr>
          <w:t xml:space="preserve"> notice 'details are %', row;</w:t>
        </w:r>
      </w:ins>
    </w:p>
    <w:p w:rsidR="00A85C23" w:rsidRPr="00EA7677" w:rsidRDefault="00A85C23" w:rsidP="00A85C23">
      <w:pPr>
        <w:pStyle w:val="NoSpacing"/>
        <w:rPr>
          <w:ins w:id="1742" w:author="Mridul Rajbhar" w:date="2022-10-20T18:36:00Z"/>
          <w:color w:val="1F4E79" w:themeColor="accent1" w:themeShade="80"/>
          <w:sz w:val="30"/>
          <w:szCs w:val="30"/>
          <w:rPrChange w:id="1743" w:author="Mridul Rajbhar" w:date="2022-10-20T18:37:00Z">
            <w:rPr>
              <w:ins w:id="1744" w:author="Mridul Rajbhar" w:date="2022-10-20T18:36:00Z"/>
              <w:color w:val="000000" w:themeColor="text1"/>
              <w:sz w:val="30"/>
              <w:szCs w:val="30"/>
            </w:rPr>
          </w:rPrChange>
        </w:rPr>
      </w:pPr>
      <w:proofErr w:type="gramStart"/>
      <w:ins w:id="1745" w:author="Mridul Rajbhar" w:date="2022-10-20T18:36:00Z">
        <w:r w:rsidRPr="00EA7677">
          <w:rPr>
            <w:color w:val="1F4E79" w:themeColor="accent1" w:themeShade="80"/>
            <w:sz w:val="30"/>
            <w:szCs w:val="30"/>
            <w:rPrChange w:id="1746" w:author="Mridul Rajbhar" w:date="2022-10-20T18:37:00Z">
              <w:rPr>
                <w:color w:val="000000" w:themeColor="text1"/>
                <w:sz w:val="30"/>
                <w:szCs w:val="30"/>
              </w:rPr>
            </w:rPrChange>
          </w:rPr>
          <w:t>else</w:t>
        </w:r>
        <w:proofErr w:type="gramEnd"/>
      </w:ins>
    </w:p>
    <w:p w:rsidR="00A85C23" w:rsidRPr="00EA7677" w:rsidRDefault="00A85C23" w:rsidP="00A85C23">
      <w:pPr>
        <w:pStyle w:val="NoSpacing"/>
        <w:rPr>
          <w:ins w:id="1747" w:author="Mridul Rajbhar" w:date="2022-10-20T18:36:00Z"/>
          <w:color w:val="1F4E79" w:themeColor="accent1" w:themeShade="80"/>
          <w:sz w:val="30"/>
          <w:szCs w:val="30"/>
          <w:rPrChange w:id="1748" w:author="Mridul Rajbhar" w:date="2022-10-20T18:37:00Z">
            <w:rPr>
              <w:ins w:id="1749" w:author="Mridul Rajbhar" w:date="2022-10-20T18:36:00Z"/>
              <w:color w:val="000000" w:themeColor="text1"/>
              <w:sz w:val="30"/>
              <w:szCs w:val="30"/>
            </w:rPr>
          </w:rPrChange>
        </w:rPr>
      </w:pPr>
      <w:ins w:id="1750" w:author="Mridul Rajbhar" w:date="2022-10-20T18:36:00Z">
        <w:r w:rsidRPr="00EA7677">
          <w:rPr>
            <w:color w:val="1F4E79" w:themeColor="accent1" w:themeShade="80"/>
            <w:sz w:val="30"/>
            <w:szCs w:val="30"/>
            <w:rPrChange w:id="1751" w:author="Mridul Rajbhar" w:date="2022-10-20T18:37:00Z">
              <w:rPr>
                <w:color w:val="000000" w:themeColor="text1"/>
                <w:sz w:val="30"/>
                <w:szCs w:val="30"/>
              </w:rPr>
            </w:rPrChange>
          </w:rPr>
          <w:tab/>
        </w:r>
        <w:proofErr w:type="gramStart"/>
        <w:r w:rsidRPr="00EA7677">
          <w:rPr>
            <w:color w:val="1F4E79" w:themeColor="accent1" w:themeShade="80"/>
            <w:sz w:val="30"/>
            <w:szCs w:val="30"/>
            <w:rPrChange w:id="1752" w:author="Mridul Rajbhar" w:date="2022-10-20T18:37:00Z">
              <w:rPr>
                <w:color w:val="000000" w:themeColor="text1"/>
                <w:sz w:val="30"/>
                <w:szCs w:val="30"/>
              </w:rPr>
            </w:rPrChange>
          </w:rPr>
          <w:t>raise</w:t>
        </w:r>
        <w:proofErr w:type="gramEnd"/>
        <w:r w:rsidRPr="00EA7677">
          <w:rPr>
            <w:color w:val="1F4E79" w:themeColor="accent1" w:themeShade="80"/>
            <w:sz w:val="30"/>
            <w:szCs w:val="30"/>
            <w:rPrChange w:id="1753" w:author="Mridul Rajbhar" w:date="2022-10-20T18:37:00Z">
              <w:rPr>
                <w:color w:val="000000" w:themeColor="text1"/>
                <w:sz w:val="30"/>
                <w:szCs w:val="30"/>
              </w:rPr>
            </w:rPrChange>
          </w:rPr>
          <w:t xml:space="preserve"> notice 'film not found';</w:t>
        </w:r>
      </w:ins>
    </w:p>
    <w:p w:rsidR="00A85C23" w:rsidRPr="00EA7677" w:rsidRDefault="00A85C23" w:rsidP="00A85C23">
      <w:pPr>
        <w:pStyle w:val="NoSpacing"/>
        <w:rPr>
          <w:ins w:id="1754" w:author="Mridul Rajbhar" w:date="2022-10-20T18:36:00Z"/>
          <w:color w:val="1F4E79" w:themeColor="accent1" w:themeShade="80"/>
          <w:sz w:val="30"/>
          <w:szCs w:val="30"/>
          <w:rPrChange w:id="1755" w:author="Mridul Rajbhar" w:date="2022-10-20T18:37:00Z">
            <w:rPr>
              <w:ins w:id="1756" w:author="Mridul Rajbhar" w:date="2022-10-20T18:36:00Z"/>
              <w:color w:val="000000" w:themeColor="text1"/>
              <w:sz w:val="30"/>
              <w:szCs w:val="30"/>
            </w:rPr>
          </w:rPrChange>
        </w:rPr>
      </w:pPr>
    </w:p>
    <w:p w:rsidR="00A85C23" w:rsidRPr="00EA7677" w:rsidRDefault="00A85C23" w:rsidP="00A85C23">
      <w:pPr>
        <w:pStyle w:val="NoSpacing"/>
        <w:rPr>
          <w:ins w:id="1757" w:author="Mridul Rajbhar" w:date="2022-10-20T18:36:00Z"/>
          <w:color w:val="1F4E79" w:themeColor="accent1" w:themeShade="80"/>
          <w:sz w:val="30"/>
          <w:szCs w:val="30"/>
          <w:rPrChange w:id="1758" w:author="Mridul Rajbhar" w:date="2022-10-20T18:37:00Z">
            <w:rPr>
              <w:ins w:id="1759" w:author="Mridul Rajbhar" w:date="2022-10-20T18:36:00Z"/>
              <w:color w:val="000000" w:themeColor="text1"/>
              <w:sz w:val="30"/>
              <w:szCs w:val="30"/>
            </w:rPr>
          </w:rPrChange>
        </w:rPr>
      </w:pPr>
      <w:ins w:id="1760" w:author="Mridul Rajbhar" w:date="2022-10-20T18:36:00Z">
        <w:r w:rsidRPr="00EA7677">
          <w:rPr>
            <w:color w:val="1F4E79" w:themeColor="accent1" w:themeShade="80"/>
            <w:sz w:val="30"/>
            <w:szCs w:val="30"/>
            <w:rPrChange w:id="1761" w:author="Mridul Rajbhar" w:date="2022-10-20T18:37:00Z">
              <w:rPr>
                <w:color w:val="000000" w:themeColor="text1"/>
                <w:sz w:val="30"/>
                <w:szCs w:val="30"/>
              </w:rPr>
            </w:rPrChange>
          </w:rPr>
          <w:tab/>
        </w:r>
        <w:proofErr w:type="gramStart"/>
        <w:r w:rsidRPr="00EA7677">
          <w:rPr>
            <w:color w:val="1F4E79" w:themeColor="accent1" w:themeShade="80"/>
            <w:sz w:val="30"/>
            <w:szCs w:val="30"/>
            <w:rPrChange w:id="1762" w:author="Mridul Rajbhar" w:date="2022-10-20T18:37:00Z">
              <w:rPr>
                <w:color w:val="000000" w:themeColor="text1"/>
                <w:sz w:val="30"/>
                <w:szCs w:val="30"/>
              </w:rPr>
            </w:rPrChange>
          </w:rPr>
          <w:t>end</w:t>
        </w:r>
        <w:proofErr w:type="gramEnd"/>
        <w:r w:rsidRPr="00EA7677">
          <w:rPr>
            <w:color w:val="1F4E79" w:themeColor="accent1" w:themeShade="80"/>
            <w:sz w:val="30"/>
            <w:szCs w:val="30"/>
            <w:rPrChange w:id="1763" w:author="Mridul Rajbhar" w:date="2022-10-20T18:37:00Z">
              <w:rPr>
                <w:color w:val="000000" w:themeColor="text1"/>
                <w:sz w:val="30"/>
                <w:szCs w:val="30"/>
              </w:rPr>
            </w:rPrChange>
          </w:rPr>
          <w:t xml:space="preserve"> if;</w:t>
        </w:r>
      </w:ins>
    </w:p>
    <w:p w:rsidR="00A85C23" w:rsidRDefault="00A85C23">
      <w:pPr>
        <w:pStyle w:val="NoSpacing"/>
        <w:rPr>
          <w:ins w:id="1764" w:author="Mridul Rajbhar" w:date="2022-10-21T11:15:00Z"/>
          <w:color w:val="1F4E79" w:themeColor="accent1" w:themeShade="80"/>
          <w:sz w:val="30"/>
          <w:szCs w:val="30"/>
        </w:rPr>
        <w:pPrChange w:id="1765" w:author="Mridul Rajbhar" w:date="2022-10-20T14:55:00Z">
          <w:pPr>
            <w:pStyle w:val="NoSpacing"/>
            <w:ind w:left="360"/>
            <w:jc w:val="center"/>
          </w:pPr>
        </w:pPrChange>
      </w:pPr>
      <w:proofErr w:type="gramStart"/>
      <w:ins w:id="1766" w:author="Mridul Rajbhar" w:date="2022-10-20T18:36:00Z">
        <w:r w:rsidRPr="00EA7677">
          <w:rPr>
            <w:color w:val="1F4E79" w:themeColor="accent1" w:themeShade="80"/>
            <w:sz w:val="30"/>
            <w:szCs w:val="30"/>
            <w:rPrChange w:id="1767" w:author="Mridul Rajbhar" w:date="2022-10-20T18:37:00Z">
              <w:rPr>
                <w:color w:val="000000" w:themeColor="text1"/>
                <w:sz w:val="30"/>
                <w:szCs w:val="30"/>
              </w:rPr>
            </w:rPrChange>
          </w:rPr>
          <w:t>end</w:t>
        </w:r>
        <w:proofErr w:type="gramEnd"/>
        <w:r w:rsidRPr="00EA7677">
          <w:rPr>
            <w:color w:val="1F4E79" w:themeColor="accent1" w:themeShade="80"/>
            <w:sz w:val="30"/>
            <w:szCs w:val="30"/>
            <w:rPrChange w:id="1768" w:author="Mridul Rajbhar" w:date="2022-10-20T18:37:00Z">
              <w:rPr>
                <w:color w:val="000000" w:themeColor="text1"/>
                <w:sz w:val="30"/>
                <w:szCs w:val="30"/>
              </w:rPr>
            </w:rPrChange>
          </w:rPr>
          <w:t xml:space="preserve"> $$;</w:t>
        </w:r>
      </w:ins>
    </w:p>
    <w:p w:rsidR="00335217" w:rsidRDefault="00335217">
      <w:pPr>
        <w:pStyle w:val="NoSpacing"/>
        <w:rPr>
          <w:ins w:id="1769" w:author="Mridul Rajbhar" w:date="2022-10-21T11:15:00Z"/>
          <w:color w:val="1F4E79" w:themeColor="accent1" w:themeShade="80"/>
          <w:sz w:val="30"/>
          <w:szCs w:val="30"/>
        </w:rPr>
        <w:pPrChange w:id="1770" w:author="Mridul Rajbhar" w:date="2022-10-20T14:55:00Z">
          <w:pPr>
            <w:pStyle w:val="NoSpacing"/>
            <w:ind w:left="360"/>
            <w:jc w:val="center"/>
          </w:pPr>
        </w:pPrChange>
      </w:pPr>
    </w:p>
    <w:p w:rsidR="00335217" w:rsidRDefault="00335217">
      <w:pPr>
        <w:pStyle w:val="NoSpacing"/>
        <w:rPr>
          <w:ins w:id="1771" w:author="Mridul Rajbhar" w:date="2022-10-21T11:15:00Z"/>
          <w:color w:val="1F4E79" w:themeColor="accent1" w:themeShade="80"/>
          <w:sz w:val="30"/>
          <w:szCs w:val="30"/>
        </w:rPr>
        <w:pPrChange w:id="1772" w:author="Mridul Rajbhar" w:date="2022-10-20T14:55:00Z">
          <w:pPr>
            <w:pStyle w:val="NoSpacing"/>
            <w:ind w:left="360"/>
            <w:jc w:val="center"/>
          </w:pPr>
        </w:pPrChange>
      </w:pPr>
    </w:p>
    <w:p w:rsidR="00335217" w:rsidRPr="00335217" w:rsidRDefault="00335217">
      <w:pPr>
        <w:pStyle w:val="NoSpacing"/>
        <w:rPr>
          <w:ins w:id="1773" w:author="Mridul Rajbhar" w:date="2022-10-21T11:15:00Z"/>
          <w:sz w:val="30"/>
          <w:szCs w:val="30"/>
          <w:rPrChange w:id="1774" w:author="Mridul Rajbhar" w:date="2022-10-21T11:15:00Z">
            <w:rPr>
              <w:ins w:id="1775" w:author="Mridul Rajbhar" w:date="2022-10-21T11:15:00Z"/>
              <w:color w:val="1F4E79" w:themeColor="accent1" w:themeShade="80"/>
              <w:sz w:val="30"/>
              <w:szCs w:val="30"/>
            </w:rPr>
          </w:rPrChange>
        </w:rPr>
        <w:pPrChange w:id="1776" w:author="Mridul Rajbhar" w:date="2022-10-20T14:55:00Z">
          <w:pPr>
            <w:pStyle w:val="NoSpacing"/>
            <w:ind w:left="360"/>
            <w:jc w:val="center"/>
          </w:pPr>
        </w:pPrChange>
      </w:pPr>
      <w:ins w:id="1777" w:author="Mridul Rajbhar" w:date="2022-10-21T11:19:00Z">
        <w:r>
          <w:rPr>
            <w:noProof/>
          </w:rPr>
          <w:drawing>
            <wp:inline distT="0" distB="0" distL="0" distR="0" wp14:anchorId="446A0A72" wp14:editId="353BF095">
              <wp:extent cx="6614007" cy="15584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111" t="40907" r="14515" b="36734"/>
                      <a:stretch/>
                    </pic:blipFill>
                    <pic:spPr bwMode="auto">
                      <a:xfrm>
                        <a:off x="0" y="0"/>
                        <a:ext cx="6702240" cy="1579246"/>
                      </a:xfrm>
                      <a:prstGeom prst="rect">
                        <a:avLst/>
                      </a:prstGeom>
                      <a:ln>
                        <a:noFill/>
                      </a:ln>
                      <a:extLst>
                        <a:ext uri="{53640926-AAD7-44D8-BBD7-CCE9431645EC}">
                          <a14:shadowObscured xmlns:a14="http://schemas.microsoft.com/office/drawing/2010/main"/>
                        </a:ext>
                      </a:extLst>
                    </pic:spPr>
                  </pic:pic>
                </a:graphicData>
              </a:graphic>
            </wp:inline>
          </w:drawing>
        </w:r>
      </w:ins>
    </w:p>
    <w:p w:rsidR="0088482B" w:rsidRDefault="0088482B" w:rsidP="00335217">
      <w:pPr>
        <w:pStyle w:val="NoSpacing"/>
        <w:rPr>
          <w:ins w:id="1778" w:author="Mridul Rajbhar" w:date="2022-10-21T11:19:00Z"/>
          <w:color w:val="1F4E79" w:themeColor="accent1" w:themeShade="80"/>
          <w:sz w:val="30"/>
          <w:szCs w:val="30"/>
        </w:rPr>
      </w:pPr>
    </w:p>
    <w:p w:rsidR="00335217" w:rsidRPr="00335217" w:rsidRDefault="00335217" w:rsidP="00335217">
      <w:pPr>
        <w:pStyle w:val="NoSpacing"/>
        <w:rPr>
          <w:ins w:id="1779" w:author="Mridul Rajbhar" w:date="2022-10-21T11:15:00Z"/>
          <w:color w:val="1F4E79" w:themeColor="accent1" w:themeShade="80"/>
          <w:sz w:val="30"/>
          <w:szCs w:val="30"/>
        </w:rPr>
      </w:pPr>
      <w:proofErr w:type="gramStart"/>
      <w:ins w:id="1780" w:author="Mridul Rajbhar" w:date="2022-10-21T11:15:00Z">
        <w:r w:rsidRPr="00335217">
          <w:rPr>
            <w:color w:val="1F4E79" w:themeColor="accent1" w:themeShade="80"/>
            <w:sz w:val="30"/>
            <w:szCs w:val="30"/>
          </w:rPr>
          <w:t>do</w:t>
        </w:r>
        <w:proofErr w:type="gramEnd"/>
        <w:r w:rsidRPr="00335217">
          <w:rPr>
            <w:color w:val="1F4E79" w:themeColor="accent1" w:themeShade="80"/>
            <w:sz w:val="30"/>
            <w:szCs w:val="30"/>
          </w:rPr>
          <w:t xml:space="preserve"> $$</w:t>
        </w:r>
      </w:ins>
    </w:p>
    <w:p w:rsidR="00335217" w:rsidRPr="00335217" w:rsidRDefault="00335217" w:rsidP="00335217">
      <w:pPr>
        <w:pStyle w:val="NoSpacing"/>
        <w:rPr>
          <w:ins w:id="1781" w:author="Mridul Rajbhar" w:date="2022-10-21T11:15:00Z"/>
          <w:color w:val="1F4E79" w:themeColor="accent1" w:themeShade="80"/>
          <w:sz w:val="30"/>
          <w:szCs w:val="30"/>
        </w:rPr>
      </w:pPr>
      <w:proofErr w:type="gramStart"/>
      <w:ins w:id="1782" w:author="Mridul Rajbhar" w:date="2022-10-21T11:15:00Z">
        <w:r w:rsidRPr="00335217">
          <w:rPr>
            <w:color w:val="1F4E79" w:themeColor="accent1" w:themeShade="80"/>
            <w:sz w:val="30"/>
            <w:szCs w:val="30"/>
          </w:rPr>
          <w:t>declare</w:t>
        </w:r>
        <w:proofErr w:type="gramEnd"/>
      </w:ins>
    </w:p>
    <w:p w:rsidR="00335217" w:rsidRPr="00335217" w:rsidRDefault="00335217" w:rsidP="00335217">
      <w:pPr>
        <w:pStyle w:val="NoSpacing"/>
        <w:rPr>
          <w:ins w:id="1783" w:author="Mridul Rajbhar" w:date="2022-10-21T11:15:00Z"/>
          <w:color w:val="1F4E79" w:themeColor="accent1" w:themeShade="80"/>
          <w:sz w:val="30"/>
          <w:szCs w:val="30"/>
        </w:rPr>
      </w:pPr>
      <w:ins w:id="1784" w:author="Mridul Rajbhar" w:date="2022-10-21T11:15:00Z">
        <w:r w:rsidRPr="00335217">
          <w:rPr>
            <w:color w:val="1F4E79" w:themeColor="accent1" w:themeShade="80"/>
            <w:sz w:val="30"/>
            <w:szCs w:val="30"/>
          </w:rPr>
          <w:t xml:space="preserve"> </w:t>
        </w:r>
        <w:proofErr w:type="spellStart"/>
        <w:proofErr w:type="gramStart"/>
        <w:r w:rsidRPr="00335217">
          <w:rPr>
            <w:color w:val="1F4E79" w:themeColor="accent1" w:themeShade="80"/>
            <w:sz w:val="30"/>
            <w:szCs w:val="30"/>
          </w:rPr>
          <w:t>filmRow</w:t>
        </w:r>
        <w:proofErr w:type="spellEnd"/>
        <w:proofErr w:type="gramEnd"/>
        <w:r w:rsidRPr="00335217">
          <w:rPr>
            <w:color w:val="1F4E79" w:themeColor="accent1" w:themeShade="80"/>
            <w:sz w:val="30"/>
            <w:szCs w:val="30"/>
          </w:rPr>
          <w:t xml:space="preserve"> </w:t>
        </w:r>
        <w:proofErr w:type="spellStart"/>
        <w:r w:rsidRPr="00335217">
          <w:rPr>
            <w:color w:val="1F4E79" w:themeColor="accent1" w:themeShade="80"/>
            <w:sz w:val="30"/>
            <w:szCs w:val="30"/>
          </w:rPr>
          <w:t>film%rowtype</w:t>
        </w:r>
        <w:proofErr w:type="spellEnd"/>
        <w:r w:rsidRPr="00335217">
          <w:rPr>
            <w:color w:val="1F4E79" w:themeColor="accent1" w:themeShade="80"/>
            <w:sz w:val="30"/>
            <w:szCs w:val="30"/>
          </w:rPr>
          <w:t>;</w:t>
        </w:r>
      </w:ins>
    </w:p>
    <w:p w:rsidR="00335217" w:rsidRPr="00335217" w:rsidRDefault="00335217" w:rsidP="00335217">
      <w:pPr>
        <w:pStyle w:val="NoSpacing"/>
        <w:rPr>
          <w:ins w:id="1785" w:author="Mridul Rajbhar" w:date="2022-10-21T11:15:00Z"/>
          <w:color w:val="1F4E79" w:themeColor="accent1" w:themeShade="80"/>
          <w:sz w:val="30"/>
          <w:szCs w:val="30"/>
        </w:rPr>
      </w:pPr>
      <w:ins w:id="1786" w:author="Mridul Rajbhar" w:date="2022-10-21T11:15:00Z">
        <w:r w:rsidRPr="00335217">
          <w:rPr>
            <w:color w:val="1F4E79" w:themeColor="accent1" w:themeShade="80"/>
            <w:sz w:val="30"/>
            <w:szCs w:val="30"/>
          </w:rPr>
          <w:t xml:space="preserve"> </w:t>
        </w:r>
        <w:proofErr w:type="spellStart"/>
        <w:proofErr w:type="gramStart"/>
        <w:r w:rsidRPr="00335217">
          <w:rPr>
            <w:color w:val="1F4E79" w:themeColor="accent1" w:themeShade="80"/>
            <w:sz w:val="30"/>
            <w:szCs w:val="30"/>
          </w:rPr>
          <w:t>filmID</w:t>
        </w:r>
        <w:proofErr w:type="spellEnd"/>
        <w:proofErr w:type="gramEnd"/>
        <w:r w:rsidRPr="00335217">
          <w:rPr>
            <w:color w:val="1F4E79" w:themeColor="accent1" w:themeShade="80"/>
            <w:sz w:val="30"/>
            <w:szCs w:val="30"/>
          </w:rPr>
          <w:t xml:space="preserve"> </w:t>
        </w:r>
        <w:proofErr w:type="spellStart"/>
        <w:r w:rsidRPr="00335217">
          <w:rPr>
            <w:color w:val="1F4E79" w:themeColor="accent1" w:themeShade="80"/>
            <w:sz w:val="30"/>
            <w:szCs w:val="30"/>
          </w:rPr>
          <w:t>film.film_id%type</w:t>
        </w:r>
        <w:proofErr w:type="spellEnd"/>
        <w:r w:rsidRPr="00335217">
          <w:rPr>
            <w:color w:val="1F4E79" w:themeColor="accent1" w:themeShade="80"/>
            <w:sz w:val="30"/>
            <w:szCs w:val="30"/>
          </w:rPr>
          <w:t xml:space="preserve"> = 20000;</w:t>
        </w:r>
      </w:ins>
    </w:p>
    <w:p w:rsidR="00335217" w:rsidRPr="00335217" w:rsidRDefault="00335217" w:rsidP="00335217">
      <w:pPr>
        <w:pStyle w:val="NoSpacing"/>
        <w:rPr>
          <w:ins w:id="1787" w:author="Mridul Rajbhar" w:date="2022-10-21T11:15:00Z"/>
          <w:color w:val="1F4E79" w:themeColor="accent1" w:themeShade="80"/>
          <w:sz w:val="30"/>
          <w:szCs w:val="30"/>
        </w:rPr>
      </w:pPr>
      <w:ins w:id="1788" w:author="Mridul Rajbhar" w:date="2022-10-21T11:15:00Z">
        <w:r w:rsidRPr="00335217">
          <w:rPr>
            <w:color w:val="1F4E79" w:themeColor="accent1" w:themeShade="80"/>
            <w:sz w:val="30"/>
            <w:szCs w:val="30"/>
          </w:rPr>
          <w:t xml:space="preserve"> </w:t>
        </w:r>
        <w:proofErr w:type="spellStart"/>
        <w:proofErr w:type="gramStart"/>
        <w:r w:rsidRPr="00335217">
          <w:rPr>
            <w:color w:val="1F4E79" w:themeColor="accent1" w:themeShade="80"/>
            <w:sz w:val="30"/>
            <w:szCs w:val="30"/>
          </w:rPr>
          <w:t>filmLength</w:t>
        </w:r>
        <w:proofErr w:type="spellEnd"/>
        <w:proofErr w:type="gramEnd"/>
        <w:r w:rsidRPr="00335217">
          <w:rPr>
            <w:color w:val="1F4E79" w:themeColor="accent1" w:themeShade="80"/>
            <w:sz w:val="30"/>
            <w:szCs w:val="30"/>
          </w:rPr>
          <w:t xml:space="preserve"> </w:t>
        </w:r>
        <w:proofErr w:type="spellStart"/>
        <w:r w:rsidRPr="00335217">
          <w:rPr>
            <w:color w:val="1F4E79" w:themeColor="accent1" w:themeShade="80"/>
            <w:sz w:val="30"/>
            <w:szCs w:val="30"/>
          </w:rPr>
          <w:t>film.length%type;</w:t>
        </w:r>
      </w:ins>
      <w:ins w:id="1789" w:author="Mridul Rajbhar" w:date="2022-10-21T12:42:00Z">
        <w:r w:rsidR="00C529B5">
          <w:rPr>
            <w:color w:val="1F4E79" w:themeColor="accent1" w:themeShade="80"/>
            <w:sz w:val="30"/>
            <w:szCs w:val="30"/>
          </w:rPr>
          <w:t>pl</w:t>
        </w:r>
        <w:proofErr w:type="spellEnd"/>
        <w:r w:rsidR="00C529B5">
          <w:rPr>
            <w:color w:val="1F4E79" w:themeColor="accent1" w:themeShade="80"/>
            <w:sz w:val="30"/>
            <w:szCs w:val="30"/>
          </w:rPr>
          <w:t>_</w:t>
        </w:r>
      </w:ins>
    </w:p>
    <w:p w:rsidR="00335217" w:rsidRPr="00335217" w:rsidRDefault="00335217" w:rsidP="00335217">
      <w:pPr>
        <w:pStyle w:val="NoSpacing"/>
        <w:rPr>
          <w:ins w:id="1790" w:author="Mridul Rajbhar" w:date="2022-10-21T11:15:00Z"/>
          <w:color w:val="1F4E79" w:themeColor="accent1" w:themeShade="80"/>
          <w:sz w:val="30"/>
          <w:szCs w:val="30"/>
        </w:rPr>
      </w:pPr>
      <w:ins w:id="1791" w:author="Mridul Rajbhar" w:date="2022-10-21T11:15:00Z">
        <w:r w:rsidRPr="00335217">
          <w:rPr>
            <w:color w:val="1F4E79" w:themeColor="accent1" w:themeShade="80"/>
            <w:sz w:val="30"/>
            <w:szCs w:val="30"/>
          </w:rPr>
          <w:t xml:space="preserve"> </w:t>
        </w:r>
        <w:proofErr w:type="spellStart"/>
        <w:proofErr w:type="gramStart"/>
        <w:r w:rsidRPr="00335217">
          <w:rPr>
            <w:color w:val="1F4E79" w:themeColor="accent1" w:themeShade="80"/>
            <w:sz w:val="30"/>
            <w:szCs w:val="30"/>
          </w:rPr>
          <w:t>filmType</w:t>
        </w:r>
        <w:proofErr w:type="spellEnd"/>
        <w:proofErr w:type="gramEnd"/>
        <w:r w:rsidRPr="00335217">
          <w:rPr>
            <w:color w:val="1F4E79" w:themeColor="accent1" w:themeShade="80"/>
            <w:sz w:val="30"/>
            <w:szCs w:val="30"/>
          </w:rPr>
          <w:t xml:space="preserve"> varchar(30);</w:t>
        </w:r>
      </w:ins>
    </w:p>
    <w:p w:rsidR="00335217" w:rsidRPr="00335217" w:rsidRDefault="00335217" w:rsidP="00335217">
      <w:pPr>
        <w:pStyle w:val="NoSpacing"/>
        <w:rPr>
          <w:ins w:id="1792" w:author="Mridul Rajbhar" w:date="2022-10-21T11:15:00Z"/>
          <w:color w:val="1F4E79" w:themeColor="accent1" w:themeShade="80"/>
          <w:sz w:val="30"/>
          <w:szCs w:val="30"/>
        </w:rPr>
      </w:pPr>
      <w:proofErr w:type="gramStart"/>
      <w:ins w:id="1793" w:author="Mridul Rajbhar" w:date="2022-10-21T11:15:00Z">
        <w:r w:rsidRPr="00335217">
          <w:rPr>
            <w:color w:val="1F4E79" w:themeColor="accent1" w:themeShade="80"/>
            <w:sz w:val="30"/>
            <w:szCs w:val="30"/>
          </w:rPr>
          <w:t>begin</w:t>
        </w:r>
        <w:proofErr w:type="gramEnd"/>
      </w:ins>
    </w:p>
    <w:p w:rsidR="00335217" w:rsidRPr="00335217" w:rsidRDefault="00335217" w:rsidP="00335217">
      <w:pPr>
        <w:pStyle w:val="NoSpacing"/>
        <w:rPr>
          <w:ins w:id="1794" w:author="Mridul Rajbhar" w:date="2022-10-21T11:15:00Z"/>
          <w:color w:val="1F4E79" w:themeColor="accent1" w:themeShade="80"/>
          <w:sz w:val="30"/>
          <w:szCs w:val="30"/>
        </w:rPr>
      </w:pPr>
      <w:ins w:id="1795" w:author="Mridul Rajbhar" w:date="2022-10-21T11:15:00Z">
        <w:r w:rsidRPr="00335217">
          <w:rPr>
            <w:color w:val="1F4E79" w:themeColor="accent1" w:themeShade="80"/>
            <w:sz w:val="30"/>
            <w:szCs w:val="30"/>
          </w:rPr>
          <w:tab/>
        </w:r>
        <w:proofErr w:type="gramStart"/>
        <w:r w:rsidRPr="00335217">
          <w:rPr>
            <w:color w:val="1F4E79" w:themeColor="accent1" w:themeShade="80"/>
            <w:sz w:val="30"/>
            <w:szCs w:val="30"/>
          </w:rPr>
          <w:t>select</w:t>
        </w:r>
        <w:proofErr w:type="gramEnd"/>
        <w:r w:rsidRPr="00335217">
          <w:rPr>
            <w:color w:val="1F4E79" w:themeColor="accent1" w:themeShade="80"/>
            <w:sz w:val="30"/>
            <w:szCs w:val="30"/>
          </w:rPr>
          <w:t xml:space="preserve"> * into </w:t>
        </w:r>
        <w:proofErr w:type="spellStart"/>
        <w:r w:rsidRPr="00335217">
          <w:rPr>
            <w:color w:val="1F4E79" w:themeColor="accent1" w:themeShade="80"/>
            <w:sz w:val="30"/>
            <w:szCs w:val="30"/>
          </w:rPr>
          <w:t>filmRow</w:t>
        </w:r>
        <w:proofErr w:type="spellEnd"/>
        <w:r w:rsidRPr="00335217">
          <w:rPr>
            <w:color w:val="1F4E79" w:themeColor="accent1" w:themeShade="80"/>
            <w:sz w:val="30"/>
            <w:szCs w:val="30"/>
          </w:rPr>
          <w:t xml:space="preserve"> from film where </w:t>
        </w:r>
        <w:proofErr w:type="spellStart"/>
        <w:r w:rsidRPr="00335217">
          <w:rPr>
            <w:color w:val="1F4E79" w:themeColor="accent1" w:themeShade="80"/>
            <w:sz w:val="30"/>
            <w:szCs w:val="30"/>
          </w:rPr>
          <w:t>film.film_id</w:t>
        </w:r>
        <w:proofErr w:type="spellEnd"/>
        <w:r w:rsidRPr="00335217">
          <w:rPr>
            <w:color w:val="1F4E79" w:themeColor="accent1" w:themeShade="80"/>
            <w:sz w:val="30"/>
            <w:szCs w:val="30"/>
          </w:rPr>
          <w:t xml:space="preserve"> = </w:t>
        </w:r>
        <w:proofErr w:type="spellStart"/>
        <w:r w:rsidRPr="00335217">
          <w:rPr>
            <w:color w:val="1F4E79" w:themeColor="accent1" w:themeShade="80"/>
            <w:sz w:val="30"/>
            <w:szCs w:val="30"/>
          </w:rPr>
          <w:t>filmID</w:t>
        </w:r>
        <w:proofErr w:type="spellEnd"/>
        <w:r w:rsidRPr="00335217">
          <w:rPr>
            <w:color w:val="1F4E79" w:themeColor="accent1" w:themeShade="80"/>
            <w:sz w:val="30"/>
            <w:szCs w:val="30"/>
          </w:rPr>
          <w:t>;</w:t>
        </w:r>
      </w:ins>
    </w:p>
    <w:p w:rsidR="00335217" w:rsidRPr="00335217" w:rsidRDefault="00335217" w:rsidP="00335217">
      <w:pPr>
        <w:pStyle w:val="NoSpacing"/>
        <w:rPr>
          <w:ins w:id="1796" w:author="Mridul Rajbhar" w:date="2022-10-21T11:15:00Z"/>
          <w:color w:val="1F4E79" w:themeColor="accent1" w:themeShade="80"/>
          <w:sz w:val="30"/>
          <w:szCs w:val="30"/>
        </w:rPr>
      </w:pPr>
      <w:ins w:id="1797" w:author="Mridul Rajbhar" w:date="2022-10-21T11:15:00Z">
        <w:r w:rsidRPr="00335217">
          <w:rPr>
            <w:color w:val="1F4E79" w:themeColor="accent1" w:themeShade="80"/>
            <w:sz w:val="30"/>
            <w:szCs w:val="30"/>
          </w:rPr>
          <w:tab/>
        </w:r>
        <w:proofErr w:type="spellStart"/>
        <w:proofErr w:type="gramStart"/>
        <w:r w:rsidRPr="00335217">
          <w:rPr>
            <w:color w:val="1F4E79" w:themeColor="accent1" w:themeShade="80"/>
            <w:sz w:val="30"/>
            <w:szCs w:val="30"/>
          </w:rPr>
          <w:t>filmLength</w:t>
        </w:r>
        <w:proofErr w:type="spellEnd"/>
        <w:proofErr w:type="gramEnd"/>
        <w:r w:rsidRPr="00335217">
          <w:rPr>
            <w:color w:val="1F4E79" w:themeColor="accent1" w:themeShade="80"/>
            <w:sz w:val="30"/>
            <w:szCs w:val="30"/>
          </w:rPr>
          <w:t xml:space="preserve"> = </w:t>
        </w:r>
        <w:proofErr w:type="spellStart"/>
        <w:r w:rsidRPr="00335217">
          <w:rPr>
            <w:color w:val="1F4E79" w:themeColor="accent1" w:themeShade="80"/>
            <w:sz w:val="30"/>
            <w:szCs w:val="30"/>
          </w:rPr>
          <w:t>filmRow.length</w:t>
        </w:r>
        <w:proofErr w:type="spellEnd"/>
        <w:r w:rsidRPr="00335217">
          <w:rPr>
            <w:color w:val="1F4E79" w:themeColor="accent1" w:themeShade="80"/>
            <w:sz w:val="30"/>
            <w:szCs w:val="30"/>
          </w:rPr>
          <w:t>;</w:t>
        </w:r>
      </w:ins>
    </w:p>
    <w:p w:rsidR="00335217" w:rsidRPr="00335217" w:rsidRDefault="00335217" w:rsidP="00335217">
      <w:pPr>
        <w:pStyle w:val="NoSpacing"/>
        <w:rPr>
          <w:ins w:id="1798" w:author="Mridul Rajbhar" w:date="2022-10-21T11:15:00Z"/>
          <w:color w:val="1F4E79" w:themeColor="accent1" w:themeShade="80"/>
          <w:sz w:val="30"/>
          <w:szCs w:val="30"/>
        </w:rPr>
      </w:pPr>
    </w:p>
    <w:p w:rsidR="00335217" w:rsidRPr="00335217" w:rsidRDefault="00335217" w:rsidP="00335217">
      <w:pPr>
        <w:pStyle w:val="NoSpacing"/>
        <w:rPr>
          <w:ins w:id="1799" w:author="Mridul Rajbhar" w:date="2022-10-21T11:15:00Z"/>
          <w:color w:val="1F4E79" w:themeColor="accent1" w:themeShade="80"/>
          <w:sz w:val="30"/>
          <w:szCs w:val="30"/>
        </w:rPr>
      </w:pPr>
      <w:ins w:id="1800" w:author="Mridul Rajbhar" w:date="2022-10-21T11:15:00Z">
        <w:r w:rsidRPr="00335217">
          <w:rPr>
            <w:color w:val="1F4E79" w:themeColor="accent1" w:themeShade="80"/>
            <w:sz w:val="30"/>
            <w:szCs w:val="30"/>
          </w:rPr>
          <w:tab/>
        </w:r>
        <w:proofErr w:type="gramStart"/>
        <w:r w:rsidRPr="00335217">
          <w:rPr>
            <w:color w:val="1F4E79" w:themeColor="accent1" w:themeShade="80"/>
            <w:sz w:val="30"/>
            <w:szCs w:val="30"/>
          </w:rPr>
          <w:t>if</w:t>
        </w:r>
        <w:proofErr w:type="gramEnd"/>
        <w:r w:rsidRPr="00335217">
          <w:rPr>
            <w:color w:val="1F4E79" w:themeColor="accent1" w:themeShade="80"/>
            <w:sz w:val="30"/>
            <w:szCs w:val="30"/>
          </w:rPr>
          <w:t xml:space="preserve"> </w:t>
        </w:r>
        <w:proofErr w:type="spellStart"/>
        <w:r w:rsidRPr="00335217">
          <w:rPr>
            <w:color w:val="1F4E79" w:themeColor="accent1" w:themeShade="80"/>
            <w:sz w:val="30"/>
            <w:szCs w:val="30"/>
          </w:rPr>
          <w:t>filmLength</w:t>
        </w:r>
        <w:proofErr w:type="spellEnd"/>
        <w:r w:rsidRPr="00335217">
          <w:rPr>
            <w:color w:val="1F4E79" w:themeColor="accent1" w:themeShade="80"/>
            <w:sz w:val="30"/>
            <w:szCs w:val="30"/>
          </w:rPr>
          <w:t xml:space="preserve"> is NULL</w:t>
        </w:r>
      </w:ins>
    </w:p>
    <w:p w:rsidR="00335217" w:rsidRPr="00335217" w:rsidRDefault="00335217" w:rsidP="00335217">
      <w:pPr>
        <w:pStyle w:val="NoSpacing"/>
        <w:rPr>
          <w:ins w:id="1801" w:author="Mridul Rajbhar" w:date="2022-10-21T11:15:00Z"/>
          <w:color w:val="1F4E79" w:themeColor="accent1" w:themeShade="80"/>
          <w:sz w:val="30"/>
          <w:szCs w:val="30"/>
        </w:rPr>
      </w:pPr>
      <w:ins w:id="1802" w:author="Mridul Rajbhar" w:date="2022-10-21T11:15:00Z">
        <w:r w:rsidRPr="00335217">
          <w:rPr>
            <w:color w:val="1F4E79" w:themeColor="accent1" w:themeShade="80"/>
            <w:sz w:val="30"/>
            <w:szCs w:val="30"/>
          </w:rPr>
          <w:tab/>
        </w:r>
        <w:proofErr w:type="gramStart"/>
        <w:r w:rsidRPr="00335217">
          <w:rPr>
            <w:color w:val="1F4E79" w:themeColor="accent1" w:themeShade="80"/>
            <w:sz w:val="30"/>
            <w:szCs w:val="30"/>
          </w:rPr>
          <w:t>then</w:t>
        </w:r>
        <w:proofErr w:type="gramEnd"/>
        <w:r w:rsidRPr="00335217">
          <w:rPr>
            <w:color w:val="1F4E79" w:themeColor="accent1" w:themeShade="80"/>
            <w:sz w:val="30"/>
            <w:szCs w:val="30"/>
          </w:rPr>
          <w:t xml:space="preserve"> </w:t>
        </w:r>
      </w:ins>
    </w:p>
    <w:p w:rsidR="00335217" w:rsidRPr="00335217" w:rsidRDefault="00335217" w:rsidP="00335217">
      <w:pPr>
        <w:pStyle w:val="NoSpacing"/>
        <w:rPr>
          <w:ins w:id="1803" w:author="Mridul Rajbhar" w:date="2022-10-21T11:15:00Z"/>
          <w:color w:val="1F4E79" w:themeColor="accent1" w:themeShade="80"/>
          <w:sz w:val="30"/>
          <w:szCs w:val="30"/>
        </w:rPr>
      </w:pPr>
      <w:ins w:id="1804" w:author="Mridul Rajbhar" w:date="2022-10-21T11:15:00Z">
        <w:r w:rsidRPr="00335217">
          <w:rPr>
            <w:color w:val="1F4E79" w:themeColor="accent1" w:themeShade="80"/>
            <w:sz w:val="30"/>
            <w:szCs w:val="30"/>
          </w:rPr>
          <w:t xml:space="preserve">      </w:t>
        </w:r>
        <w:proofErr w:type="gramStart"/>
        <w:r w:rsidRPr="00335217">
          <w:rPr>
            <w:color w:val="1F4E79" w:themeColor="accent1" w:themeShade="80"/>
            <w:sz w:val="30"/>
            <w:szCs w:val="30"/>
          </w:rPr>
          <w:t>raise</w:t>
        </w:r>
        <w:proofErr w:type="gramEnd"/>
        <w:r w:rsidRPr="00335217">
          <w:rPr>
            <w:color w:val="1F4E79" w:themeColor="accent1" w:themeShade="80"/>
            <w:sz w:val="30"/>
            <w:szCs w:val="30"/>
          </w:rPr>
          <w:t xml:space="preserve"> exception 'film with id % not found', </w:t>
        </w:r>
        <w:proofErr w:type="spellStart"/>
        <w:r w:rsidRPr="00335217">
          <w:rPr>
            <w:color w:val="1F4E79" w:themeColor="accent1" w:themeShade="80"/>
            <w:sz w:val="30"/>
            <w:szCs w:val="30"/>
          </w:rPr>
          <w:t>filmID</w:t>
        </w:r>
        <w:proofErr w:type="spellEnd"/>
        <w:r w:rsidRPr="00335217">
          <w:rPr>
            <w:color w:val="1F4E79" w:themeColor="accent1" w:themeShade="80"/>
            <w:sz w:val="30"/>
            <w:szCs w:val="30"/>
          </w:rPr>
          <w:t>;</w:t>
        </w:r>
      </w:ins>
    </w:p>
    <w:p w:rsidR="00335217" w:rsidRPr="00335217" w:rsidRDefault="00335217" w:rsidP="00335217">
      <w:pPr>
        <w:pStyle w:val="NoSpacing"/>
        <w:rPr>
          <w:ins w:id="1805" w:author="Mridul Rajbhar" w:date="2022-10-21T11:15:00Z"/>
          <w:color w:val="1F4E79" w:themeColor="accent1" w:themeShade="80"/>
          <w:sz w:val="30"/>
          <w:szCs w:val="30"/>
        </w:rPr>
      </w:pPr>
      <w:ins w:id="1806" w:author="Mridul Rajbhar" w:date="2022-10-21T11:15:00Z">
        <w:r w:rsidRPr="00335217">
          <w:rPr>
            <w:color w:val="1F4E79" w:themeColor="accent1" w:themeShade="80"/>
            <w:sz w:val="30"/>
            <w:szCs w:val="30"/>
          </w:rPr>
          <w:tab/>
        </w:r>
        <w:proofErr w:type="spellStart"/>
        <w:proofErr w:type="gramStart"/>
        <w:r w:rsidRPr="00335217">
          <w:rPr>
            <w:color w:val="1F4E79" w:themeColor="accent1" w:themeShade="80"/>
            <w:sz w:val="30"/>
            <w:szCs w:val="30"/>
          </w:rPr>
          <w:t>elsif</w:t>
        </w:r>
        <w:proofErr w:type="spellEnd"/>
        <w:proofErr w:type="gramEnd"/>
        <w:r w:rsidRPr="00335217">
          <w:rPr>
            <w:color w:val="1F4E79" w:themeColor="accent1" w:themeShade="80"/>
            <w:sz w:val="30"/>
            <w:szCs w:val="30"/>
          </w:rPr>
          <w:t xml:space="preserve"> </w:t>
        </w:r>
        <w:proofErr w:type="spellStart"/>
        <w:r w:rsidRPr="00335217">
          <w:rPr>
            <w:color w:val="1F4E79" w:themeColor="accent1" w:themeShade="80"/>
            <w:sz w:val="30"/>
            <w:szCs w:val="30"/>
          </w:rPr>
          <w:t>filmLength</w:t>
        </w:r>
        <w:proofErr w:type="spellEnd"/>
        <w:r w:rsidRPr="00335217">
          <w:rPr>
            <w:color w:val="1F4E79" w:themeColor="accent1" w:themeShade="80"/>
            <w:sz w:val="30"/>
            <w:szCs w:val="30"/>
          </w:rPr>
          <w:t xml:space="preserve"> &gt;0 and </w:t>
        </w:r>
        <w:proofErr w:type="spellStart"/>
        <w:r w:rsidRPr="00335217">
          <w:rPr>
            <w:color w:val="1F4E79" w:themeColor="accent1" w:themeShade="80"/>
            <w:sz w:val="30"/>
            <w:szCs w:val="30"/>
          </w:rPr>
          <w:t>filmLength</w:t>
        </w:r>
        <w:proofErr w:type="spellEnd"/>
        <w:r w:rsidRPr="00335217">
          <w:rPr>
            <w:color w:val="1F4E79" w:themeColor="accent1" w:themeShade="80"/>
            <w:sz w:val="30"/>
            <w:szCs w:val="30"/>
          </w:rPr>
          <w:t>&lt;=50</w:t>
        </w:r>
      </w:ins>
    </w:p>
    <w:p w:rsidR="00335217" w:rsidRPr="00335217" w:rsidRDefault="00335217" w:rsidP="00335217">
      <w:pPr>
        <w:pStyle w:val="NoSpacing"/>
        <w:rPr>
          <w:ins w:id="1807" w:author="Mridul Rajbhar" w:date="2022-10-21T11:15:00Z"/>
          <w:color w:val="1F4E79" w:themeColor="accent1" w:themeShade="80"/>
          <w:sz w:val="30"/>
          <w:szCs w:val="30"/>
        </w:rPr>
      </w:pPr>
      <w:ins w:id="1808" w:author="Mridul Rajbhar" w:date="2022-10-21T11:15:00Z">
        <w:r w:rsidRPr="00335217">
          <w:rPr>
            <w:color w:val="1F4E79" w:themeColor="accent1" w:themeShade="80"/>
            <w:sz w:val="30"/>
            <w:szCs w:val="30"/>
          </w:rPr>
          <w:tab/>
          <w:t>THEN</w:t>
        </w:r>
      </w:ins>
    </w:p>
    <w:p w:rsidR="00335217" w:rsidRPr="00335217" w:rsidRDefault="00335217" w:rsidP="00335217">
      <w:pPr>
        <w:pStyle w:val="NoSpacing"/>
        <w:rPr>
          <w:ins w:id="1809" w:author="Mridul Rajbhar" w:date="2022-10-21T11:15:00Z"/>
          <w:color w:val="1F4E79" w:themeColor="accent1" w:themeShade="80"/>
          <w:sz w:val="30"/>
          <w:szCs w:val="30"/>
        </w:rPr>
      </w:pPr>
      <w:ins w:id="1810" w:author="Mridul Rajbhar" w:date="2022-10-21T11:15:00Z">
        <w:r w:rsidRPr="00335217">
          <w:rPr>
            <w:color w:val="1F4E79" w:themeColor="accent1" w:themeShade="80"/>
            <w:sz w:val="30"/>
            <w:szCs w:val="30"/>
          </w:rPr>
          <w:tab/>
        </w:r>
        <w:r w:rsidRPr="00335217">
          <w:rPr>
            <w:color w:val="1F4E79" w:themeColor="accent1" w:themeShade="80"/>
            <w:sz w:val="30"/>
            <w:szCs w:val="30"/>
          </w:rPr>
          <w:tab/>
        </w:r>
        <w:proofErr w:type="spellStart"/>
        <w:proofErr w:type="gramStart"/>
        <w:r w:rsidRPr="00335217">
          <w:rPr>
            <w:color w:val="1F4E79" w:themeColor="accent1" w:themeShade="80"/>
            <w:sz w:val="30"/>
            <w:szCs w:val="30"/>
          </w:rPr>
          <w:t>filmType</w:t>
        </w:r>
        <w:proofErr w:type="spellEnd"/>
        <w:proofErr w:type="gramEnd"/>
        <w:r w:rsidRPr="00335217">
          <w:rPr>
            <w:color w:val="1F4E79" w:themeColor="accent1" w:themeShade="80"/>
            <w:sz w:val="30"/>
            <w:szCs w:val="30"/>
          </w:rPr>
          <w:t xml:space="preserve"> = 'short film';</w:t>
        </w:r>
      </w:ins>
    </w:p>
    <w:p w:rsidR="00335217" w:rsidRPr="00335217" w:rsidRDefault="00335217" w:rsidP="00335217">
      <w:pPr>
        <w:pStyle w:val="NoSpacing"/>
        <w:rPr>
          <w:ins w:id="1811" w:author="Mridul Rajbhar" w:date="2022-10-21T11:15:00Z"/>
          <w:color w:val="1F4E79" w:themeColor="accent1" w:themeShade="80"/>
          <w:sz w:val="30"/>
          <w:szCs w:val="30"/>
        </w:rPr>
      </w:pPr>
      <w:ins w:id="1812" w:author="Mridul Rajbhar" w:date="2022-10-21T11:15:00Z">
        <w:r w:rsidRPr="00335217">
          <w:rPr>
            <w:color w:val="1F4E79" w:themeColor="accent1" w:themeShade="80"/>
            <w:sz w:val="30"/>
            <w:szCs w:val="30"/>
          </w:rPr>
          <w:tab/>
        </w:r>
        <w:proofErr w:type="spellStart"/>
        <w:proofErr w:type="gramStart"/>
        <w:r w:rsidRPr="00335217">
          <w:rPr>
            <w:color w:val="1F4E79" w:themeColor="accent1" w:themeShade="80"/>
            <w:sz w:val="30"/>
            <w:szCs w:val="30"/>
          </w:rPr>
          <w:t>elsif</w:t>
        </w:r>
        <w:proofErr w:type="spellEnd"/>
        <w:proofErr w:type="gramEnd"/>
        <w:r w:rsidRPr="00335217">
          <w:rPr>
            <w:color w:val="1F4E79" w:themeColor="accent1" w:themeShade="80"/>
            <w:sz w:val="30"/>
            <w:szCs w:val="30"/>
          </w:rPr>
          <w:t xml:space="preserve"> </w:t>
        </w:r>
        <w:proofErr w:type="spellStart"/>
        <w:r w:rsidRPr="00335217">
          <w:rPr>
            <w:color w:val="1F4E79" w:themeColor="accent1" w:themeShade="80"/>
            <w:sz w:val="30"/>
            <w:szCs w:val="30"/>
          </w:rPr>
          <w:t>filmLength</w:t>
        </w:r>
        <w:proofErr w:type="spellEnd"/>
        <w:r w:rsidRPr="00335217">
          <w:rPr>
            <w:color w:val="1F4E79" w:themeColor="accent1" w:themeShade="80"/>
            <w:sz w:val="30"/>
            <w:szCs w:val="30"/>
          </w:rPr>
          <w:t xml:space="preserve"> &gt; 50 and </w:t>
        </w:r>
        <w:proofErr w:type="spellStart"/>
        <w:r w:rsidRPr="00335217">
          <w:rPr>
            <w:color w:val="1F4E79" w:themeColor="accent1" w:themeShade="80"/>
            <w:sz w:val="30"/>
            <w:szCs w:val="30"/>
          </w:rPr>
          <w:t>filmLength</w:t>
        </w:r>
        <w:proofErr w:type="spellEnd"/>
        <w:r w:rsidRPr="00335217">
          <w:rPr>
            <w:color w:val="1F4E79" w:themeColor="accent1" w:themeShade="80"/>
            <w:sz w:val="30"/>
            <w:szCs w:val="30"/>
          </w:rPr>
          <w:t xml:space="preserve"> &lt; 120</w:t>
        </w:r>
      </w:ins>
    </w:p>
    <w:p w:rsidR="00335217" w:rsidRPr="00335217" w:rsidRDefault="00335217" w:rsidP="00335217">
      <w:pPr>
        <w:pStyle w:val="NoSpacing"/>
        <w:rPr>
          <w:ins w:id="1813" w:author="Mridul Rajbhar" w:date="2022-10-21T11:15:00Z"/>
          <w:color w:val="1F4E79" w:themeColor="accent1" w:themeShade="80"/>
          <w:sz w:val="30"/>
          <w:szCs w:val="30"/>
        </w:rPr>
      </w:pPr>
      <w:ins w:id="1814" w:author="Mridul Rajbhar" w:date="2022-10-21T11:15:00Z">
        <w:r w:rsidRPr="00335217">
          <w:rPr>
            <w:color w:val="1F4E79" w:themeColor="accent1" w:themeShade="80"/>
            <w:sz w:val="30"/>
            <w:szCs w:val="30"/>
          </w:rPr>
          <w:tab/>
          <w:t>THEN</w:t>
        </w:r>
      </w:ins>
    </w:p>
    <w:p w:rsidR="00335217" w:rsidRPr="00335217" w:rsidRDefault="00335217" w:rsidP="00335217">
      <w:pPr>
        <w:pStyle w:val="NoSpacing"/>
        <w:rPr>
          <w:ins w:id="1815" w:author="Mridul Rajbhar" w:date="2022-10-21T11:15:00Z"/>
          <w:color w:val="1F4E79" w:themeColor="accent1" w:themeShade="80"/>
          <w:sz w:val="30"/>
          <w:szCs w:val="30"/>
        </w:rPr>
      </w:pPr>
      <w:ins w:id="1816" w:author="Mridul Rajbhar" w:date="2022-10-21T11:15:00Z">
        <w:r w:rsidRPr="00335217">
          <w:rPr>
            <w:color w:val="1F4E79" w:themeColor="accent1" w:themeShade="80"/>
            <w:sz w:val="30"/>
            <w:szCs w:val="30"/>
          </w:rPr>
          <w:tab/>
        </w:r>
        <w:r w:rsidRPr="00335217">
          <w:rPr>
            <w:color w:val="1F4E79" w:themeColor="accent1" w:themeShade="80"/>
            <w:sz w:val="30"/>
            <w:szCs w:val="30"/>
          </w:rPr>
          <w:tab/>
        </w:r>
        <w:proofErr w:type="spellStart"/>
        <w:proofErr w:type="gramStart"/>
        <w:r w:rsidRPr="00335217">
          <w:rPr>
            <w:color w:val="1F4E79" w:themeColor="accent1" w:themeShade="80"/>
            <w:sz w:val="30"/>
            <w:szCs w:val="30"/>
          </w:rPr>
          <w:t>filmType</w:t>
        </w:r>
        <w:proofErr w:type="spellEnd"/>
        <w:proofErr w:type="gramEnd"/>
        <w:r w:rsidRPr="00335217">
          <w:rPr>
            <w:color w:val="1F4E79" w:themeColor="accent1" w:themeShade="80"/>
            <w:sz w:val="30"/>
            <w:szCs w:val="30"/>
          </w:rPr>
          <w:t xml:space="preserve"> = 'medium film';</w:t>
        </w:r>
      </w:ins>
    </w:p>
    <w:p w:rsidR="00335217" w:rsidRPr="00335217" w:rsidRDefault="00335217" w:rsidP="00335217">
      <w:pPr>
        <w:pStyle w:val="NoSpacing"/>
        <w:rPr>
          <w:ins w:id="1817" w:author="Mridul Rajbhar" w:date="2022-10-21T11:15:00Z"/>
          <w:color w:val="1F4E79" w:themeColor="accent1" w:themeShade="80"/>
          <w:sz w:val="30"/>
          <w:szCs w:val="30"/>
        </w:rPr>
      </w:pPr>
      <w:ins w:id="1818" w:author="Mridul Rajbhar" w:date="2022-10-21T11:15:00Z">
        <w:r w:rsidRPr="00335217">
          <w:rPr>
            <w:color w:val="1F4E79" w:themeColor="accent1" w:themeShade="80"/>
            <w:sz w:val="30"/>
            <w:szCs w:val="30"/>
          </w:rPr>
          <w:lastRenderedPageBreak/>
          <w:tab/>
        </w:r>
        <w:proofErr w:type="spellStart"/>
        <w:r w:rsidRPr="00335217">
          <w:rPr>
            <w:color w:val="1F4E79" w:themeColor="accent1" w:themeShade="80"/>
            <w:sz w:val="30"/>
            <w:szCs w:val="30"/>
          </w:rPr>
          <w:t>ELSif</w:t>
        </w:r>
        <w:proofErr w:type="spellEnd"/>
        <w:r w:rsidRPr="00335217">
          <w:rPr>
            <w:color w:val="1F4E79" w:themeColor="accent1" w:themeShade="80"/>
            <w:sz w:val="30"/>
            <w:szCs w:val="30"/>
          </w:rPr>
          <w:t xml:space="preserve"> </w:t>
        </w:r>
        <w:proofErr w:type="spellStart"/>
        <w:r w:rsidRPr="00335217">
          <w:rPr>
            <w:color w:val="1F4E79" w:themeColor="accent1" w:themeShade="80"/>
            <w:sz w:val="30"/>
            <w:szCs w:val="30"/>
          </w:rPr>
          <w:t>filmLength</w:t>
        </w:r>
        <w:proofErr w:type="spellEnd"/>
        <w:r w:rsidRPr="00335217">
          <w:rPr>
            <w:color w:val="1F4E79" w:themeColor="accent1" w:themeShade="80"/>
            <w:sz w:val="30"/>
            <w:szCs w:val="30"/>
          </w:rPr>
          <w:t xml:space="preserve"> &gt; 120</w:t>
        </w:r>
      </w:ins>
    </w:p>
    <w:p w:rsidR="00335217" w:rsidRPr="00335217" w:rsidRDefault="00335217" w:rsidP="00335217">
      <w:pPr>
        <w:pStyle w:val="NoSpacing"/>
        <w:rPr>
          <w:ins w:id="1819" w:author="Mridul Rajbhar" w:date="2022-10-21T11:15:00Z"/>
          <w:color w:val="1F4E79" w:themeColor="accent1" w:themeShade="80"/>
          <w:sz w:val="30"/>
          <w:szCs w:val="30"/>
        </w:rPr>
      </w:pPr>
      <w:ins w:id="1820" w:author="Mridul Rajbhar" w:date="2022-10-21T11:15:00Z">
        <w:r w:rsidRPr="00335217">
          <w:rPr>
            <w:color w:val="1F4E79" w:themeColor="accent1" w:themeShade="80"/>
            <w:sz w:val="30"/>
            <w:szCs w:val="30"/>
          </w:rPr>
          <w:tab/>
          <w:t>THEN</w:t>
        </w:r>
      </w:ins>
    </w:p>
    <w:p w:rsidR="00335217" w:rsidRPr="00335217" w:rsidRDefault="00335217" w:rsidP="00335217">
      <w:pPr>
        <w:pStyle w:val="NoSpacing"/>
        <w:rPr>
          <w:ins w:id="1821" w:author="Mridul Rajbhar" w:date="2022-10-21T11:15:00Z"/>
          <w:color w:val="1F4E79" w:themeColor="accent1" w:themeShade="80"/>
          <w:sz w:val="30"/>
          <w:szCs w:val="30"/>
        </w:rPr>
      </w:pPr>
      <w:ins w:id="1822" w:author="Mridul Rajbhar" w:date="2022-10-21T11:15:00Z">
        <w:r w:rsidRPr="00335217">
          <w:rPr>
            <w:color w:val="1F4E79" w:themeColor="accent1" w:themeShade="80"/>
            <w:sz w:val="30"/>
            <w:szCs w:val="30"/>
          </w:rPr>
          <w:tab/>
        </w:r>
        <w:r w:rsidRPr="00335217">
          <w:rPr>
            <w:color w:val="1F4E79" w:themeColor="accent1" w:themeShade="80"/>
            <w:sz w:val="30"/>
            <w:szCs w:val="30"/>
          </w:rPr>
          <w:tab/>
        </w:r>
        <w:proofErr w:type="spellStart"/>
        <w:proofErr w:type="gramStart"/>
        <w:r w:rsidRPr="00335217">
          <w:rPr>
            <w:color w:val="1F4E79" w:themeColor="accent1" w:themeShade="80"/>
            <w:sz w:val="30"/>
            <w:szCs w:val="30"/>
          </w:rPr>
          <w:t>filmType</w:t>
        </w:r>
        <w:proofErr w:type="spellEnd"/>
        <w:proofErr w:type="gramEnd"/>
        <w:r w:rsidRPr="00335217">
          <w:rPr>
            <w:color w:val="1F4E79" w:themeColor="accent1" w:themeShade="80"/>
            <w:sz w:val="30"/>
            <w:szCs w:val="30"/>
          </w:rPr>
          <w:t xml:space="preserve"> = 'long film';</w:t>
        </w:r>
      </w:ins>
    </w:p>
    <w:p w:rsidR="00335217" w:rsidRPr="00335217" w:rsidRDefault="00335217" w:rsidP="00335217">
      <w:pPr>
        <w:pStyle w:val="NoSpacing"/>
        <w:rPr>
          <w:ins w:id="1823" w:author="Mridul Rajbhar" w:date="2022-10-21T11:15:00Z"/>
          <w:color w:val="1F4E79" w:themeColor="accent1" w:themeShade="80"/>
          <w:sz w:val="30"/>
          <w:szCs w:val="30"/>
        </w:rPr>
      </w:pPr>
      <w:ins w:id="1824" w:author="Mridul Rajbhar" w:date="2022-10-21T11:15:00Z">
        <w:r w:rsidRPr="00335217">
          <w:rPr>
            <w:color w:val="1F4E79" w:themeColor="accent1" w:themeShade="80"/>
            <w:sz w:val="30"/>
            <w:szCs w:val="30"/>
          </w:rPr>
          <w:tab/>
        </w:r>
        <w:proofErr w:type="gramStart"/>
        <w:r w:rsidRPr="00335217">
          <w:rPr>
            <w:color w:val="1F4E79" w:themeColor="accent1" w:themeShade="80"/>
            <w:sz w:val="30"/>
            <w:szCs w:val="30"/>
          </w:rPr>
          <w:t>end</w:t>
        </w:r>
        <w:proofErr w:type="gramEnd"/>
        <w:r w:rsidRPr="00335217">
          <w:rPr>
            <w:color w:val="1F4E79" w:themeColor="accent1" w:themeShade="80"/>
            <w:sz w:val="30"/>
            <w:szCs w:val="30"/>
          </w:rPr>
          <w:t xml:space="preserve"> if;</w:t>
        </w:r>
      </w:ins>
    </w:p>
    <w:p w:rsidR="00335217" w:rsidRPr="00335217" w:rsidRDefault="00335217" w:rsidP="00335217">
      <w:pPr>
        <w:pStyle w:val="NoSpacing"/>
        <w:rPr>
          <w:ins w:id="1825" w:author="Mridul Rajbhar" w:date="2022-10-21T11:15:00Z"/>
          <w:color w:val="1F4E79" w:themeColor="accent1" w:themeShade="80"/>
          <w:sz w:val="30"/>
          <w:szCs w:val="30"/>
        </w:rPr>
      </w:pPr>
      <w:ins w:id="1826" w:author="Mridul Rajbhar" w:date="2022-10-21T11:15:00Z">
        <w:r w:rsidRPr="00335217">
          <w:rPr>
            <w:color w:val="1F4E79" w:themeColor="accent1" w:themeShade="80"/>
            <w:sz w:val="30"/>
            <w:szCs w:val="30"/>
          </w:rPr>
          <w:tab/>
        </w:r>
      </w:ins>
    </w:p>
    <w:p w:rsidR="00335217" w:rsidRPr="00335217" w:rsidRDefault="00335217" w:rsidP="00335217">
      <w:pPr>
        <w:pStyle w:val="NoSpacing"/>
        <w:rPr>
          <w:ins w:id="1827" w:author="Mridul Rajbhar" w:date="2022-10-21T11:15:00Z"/>
          <w:color w:val="1F4E79" w:themeColor="accent1" w:themeShade="80"/>
          <w:sz w:val="30"/>
          <w:szCs w:val="30"/>
        </w:rPr>
      </w:pPr>
      <w:ins w:id="1828" w:author="Mridul Rajbhar" w:date="2022-10-21T11:15:00Z">
        <w:r w:rsidRPr="00335217">
          <w:rPr>
            <w:color w:val="1F4E79" w:themeColor="accent1" w:themeShade="80"/>
            <w:sz w:val="30"/>
            <w:szCs w:val="30"/>
          </w:rPr>
          <w:tab/>
        </w:r>
        <w:proofErr w:type="gramStart"/>
        <w:r w:rsidRPr="00335217">
          <w:rPr>
            <w:color w:val="1F4E79" w:themeColor="accent1" w:themeShade="80"/>
            <w:sz w:val="30"/>
            <w:szCs w:val="30"/>
          </w:rPr>
          <w:t>raise</w:t>
        </w:r>
        <w:proofErr w:type="gramEnd"/>
        <w:r w:rsidRPr="00335217">
          <w:rPr>
            <w:color w:val="1F4E79" w:themeColor="accent1" w:themeShade="80"/>
            <w:sz w:val="30"/>
            <w:szCs w:val="30"/>
          </w:rPr>
          <w:t xml:space="preserve"> notice '% and length is % ', </w:t>
        </w:r>
        <w:proofErr w:type="spellStart"/>
        <w:r w:rsidRPr="00335217">
          <w:rPr>
            <w:color w:val="1F4E79" w:themeColor="accent1" w:themeShade="80"/>
            <w:sz w:val="30"/>
            <w:szCs w:val="30"/>
          </w:rPr>
          <w:t>filmType</w:t>
        </w:r>
        <w:proofErr w:type="spellEnd"/>
        <w:r w:rsidRPr="00335217">
          <w:rPr>
            <w:color w:val="1F4E79" w:themeColor="accent1" w:themeShade="80"/>
            <w:sz w:val="30"/>
            <w:szCs w:val="30"/>
          </w:rPr>
          <w:t xml:space="preserve">, </w:t>
        </w:r>
        <w:proofErr w:type="spellStart"/>
        <w:r w:rsidRPr="00335217">
          <w:rPr>
            <w:color w:val="1F4E79" w:themeColor="accent1" w:themeShade="80"/>
            <w:sz w:val="30"/>
            <w:szCs w:val="30"/>
          </w:rPr>
          <w:t>filmLength</w:t>
        </w:r>
        <w:proofErr w:type="spellEnd"/>
        <w:r w:rsidRPr="00335217">
          <w:rPr>
            <w:color w:val="1F4E79" w:themeColor="accent1" w:themeShade="80"/>
            <w:sz w:val="30"/>
            <w:szCs w:val="30"/>
          </w:rPr>
          <w:t>;</w:t>
        </w:r>
      </w:ins>
    </w:p>
    <w:p w:rsidR="00335217" w:rsidRPr="00335217" w:rsidRDefault="00335217" w:rsidP="00335217">
      <w:pPr>
        <w:pStyle w:val="NoSpacing"/>
        <w:rPr>
          <w:ins w:id="1829" w:author="Mridul Rajbhar" w:date="2022-10-21T11:15:00Z"/>
          <w:color w:val="1F4E79" w:themeColor="accent1" w:themeShade="80"/>
          <w:sz w:val="30"/>
          <w:szCs w:val="30"/>
        </w:rPr>
      </w:pPr>
      <w:ins w:id="1830" w:author="Mridul Rajbhar" w:date="2022-10-21T11:15:00Z">
        <w:r w:rsidRPr="00335217">
          <w:rPr>
            <w:color w:val="1F4E79" w:themeColor="accent1" w:themeShade="80"/>
            <w:sz w:val="30"/>
            <w:szCs w:val="30"/>
          </w:rPr>
          <w:tab/>
        </w:r>
      </w:ins>
    </w:p>
    <w:p w:rsidR="00335217" w:rsidRDefault="00335217">
      <w:pPr>
        <w:pStyle w:val="NoSpacing"/>
        <w:rPr>
          <w:ins w:id="1831" w:author="Mridul Rajbhar" w:date="2022-10-21T11:22:00Z"/>
          <w:color w:val="1F4E79" w:themeColor="accent1" w:themeShade="80"/>
          <w:sz w:val="30"/>
          <w:szCs w:val="30"/>
        </w:rPr>
        <w:pPrChange w:id="1832" w:author="Mridul Rajbhar" w:date="2022-10-20T14:55:00Z">
          <w:pPr>
            <w:pStyle w:val="NoSpacing"/>
            <w:ind w:left="360"/>
            <w:jc w:val="center"/>
          </w:pPr>
        </w:pPrChange>
      </w:pPr>
      <w:proofErr w:type="gramStart"/>
      <w:ins w:id="1833" w:author="Mridul Rajbhar" w:date="2022-10-21T11:15:00Z">
        <w:r w:rsidRPr="00335217">
          <w:rPr>
            <w:color w:val="1F4E79" w:themeColor="accent1" w:themeShade="80"/>
            <w:sz w:val="30"/>
            <w:szCs w:val="30"/>
          </w:rPr>
          <w:t>end</w:t>
        </w:r>
        <w:proofErr w:type="gramEnd"/>
        <w:r w:rsidRPr="00335217">
          <w:rPr>
            <w:color w:val="1F4E79" w:themeColor="accent1" w:themeShade="80"/>
            <w:sz w:val="30"/>
            <w:szCs w:val="30"/>
          </w:rPr>
          <w:t>; $$</w:t>
        </w:r>
      </w:ins>
    </w:p>
    <w:p w:rsidR="0088482B" w:rsidRDefault="0088482B">
      <w:pPr>
        <w:pStyle w:val="NoSpacing"/>
        <w:rPr>
          <w:ins w:id="1834" w:author="Mridul Rajbhar" w:date="2022-10-21T11:22:00Z"/>
          <w:color w:val="1F4E79" w:themeColor="accent1" w:themeShade="80"/>
          <w:sz w:val="30"/>
          <w:szCs w:val="30"/>
        </w:rPr>
        <w:pPrChange w:id="1835" w:author="Mridul Rajbhar" w:date="2022-10-20T14:55:00Z">
          <w:pPr>
            <w:pStyle w:val="NoSpacing"/>
            <w:ind w:left="360"/>
            <w:jc w:val="center"/>
          </w:pPr>
        </w:pPrChange>
      </w:pPr>
    </w:p>
    <w:p w:rsidR="0088482B" w:rsidRDefault="007C1C46">
      <w:pPr>
        <w:pStyle w:val="NoSpacing"/>
        <w:rPr>
          <w:ins w:id="1836" w:author="Mridul Rajbhar" w:date="2022-10-21T13:06:00Z"/>
          <w:sz w:val="40"/>
          <w:szCs w:val="30"/>
        </w:rPr>
        <w:pPrChange w:id="1837" w:author="Mridul Rajbhar" w:date="2022-10-20T14:55:00Z">
          <w:pPr>
            <w:pStyle w:val="NoSpacing"/>
            <w:ind w:left="360"/>
            <w:jc w:val="center"/>
          </w:pPr>
        </w:pPrChange>
      </w:pPr>
      <w:ins w:id="1838" w:author="Mridul Rajbhar" w:date="2022-10-21T13:06:00Z">
        <w:r>
          <w:rPr>
            <w:sz w:val="40"/>
            <w:szCs w:val="30"/>
          </w:rPr>
          <w:t>Procedures in PSQL</w:t>
        </w:r>
      </w:ins>
    </w:p>
    <w:p w:rsidR="00680D63" w:rsidRDefault="00680D63">
      <w:pPr>
        <w:pStyle w:val="NoSpacing"/>
        <w:rPr>
          <w:ins w:id="1839" w:author="Mridul Rajbhar" w:date="2022-10-21T13:13:00Z"/>
          <w:sz w:val="40"/>
          <w:szCs w:val="30"/>
        </w:rPr>
        <w:pPrChange w:id="1840" w:author="Mridul Rajbhar" w:date="2022-10-20T14:55:00Z">
          <w:pPr>
            <w:pStyle w:val="NoSpacing"/>
            <w:ind w:left="360"/>
            <w:jc w:val="center"/>
          </w:pPr>
        </w:pPrChange>
      </w:pPr>
    </w:p>
    <w:p w:rsidR="00F5051E" w:rsidRDefault="00F5051E">
      <w:pPr>
        <w:pStyle w:val="NoSpacing"/>
        <w:rPr>
          <w:ins w:id="1841" w:author="Mridul Rajbhar" w:date="2022-10-21T13:13:00Z"/>
          <w:sz w:val="30"/>
          <w:szCs w:val="30"/>
        </w:rPr>
        <w:pPrChange w:id="1842" w:author="Mridul Rajbhar" w:date="2022-10-20T14:55:00Z">
          <w:pPr>
            <w:pStyle w:val="NoSpacing"/>
            <w:ind w:left="360"/>
            <w:jc w:val="center"/>
          </w:pPr>
        </w:pPrChange>
      </w:pPr>
      <w:ins w:id="1843" w:author="Mridul Rajbhar" w:date="2022-10-21T13:13:00Z">
        <w:r>
          <w:rPr>
            <w:sz w:val="30"/>
            <w:szCs w:val="30"/>
          </w:rPr>
          <w:t>Syntax:</w:t>
        </w:r>
      </w:ins>
    </w:p>
    <w:p w:rsidR="00F5051E" w:rsidRDefault="00F5051E">
      <w:pPr>
        <w:pStyle w:val="NoSpacing"/>
        <w:rPr>
          <w:ins w:id="1844" w:author="Mridul Rajbhar" w:date="2022-10-21T13:13:00Z"/>
          <w:sz w:val="30"/>
          <w:szCs w:val="30"/>
        </w:rPr>
        <w:pPrChange w:id="1845" w:author="Mridul Rajbhar" w:date="2022-10-20T14:55:00Z">
          <w:pPr>
            <w:pStyle w:val="NoSpacing"/>
            <w:ind w:left="360"/>
            <w:jc w:val="center"/>
          </w:pPr>
        </w:pPrChange>
      </w:pPr>
      <w:ins w:id="1846" w:author="Mridul Rajbhar" w:date="2022-10-21T13:13:00Z">
        <w:r>
          <w:rPr>
            <w:sz w:val="30"/>
            <w:szCs w:val="30"/>
          </w:rPr>
          <w:t xml:space="preserve">Create or replace procedure </w:t>
        </w:r>
        <w:proofErr w:type="spellStart"/>
        <w:r>
          <w:rPr>
            <w:sz w:val="30"/>
            <w:szCs w:val="30"/>
          </w:rPr>
          <w:t>procedure_</w:t>
        </w:r>
        <w:proofErr w:type="gramStart"/>
        <w:r>
          <w:rPr>
            <w:sz w:val="30"/>
            <w:szCs w:val="30"/>
          </w:rPr>
          <w:t>name</w:t>
        </w:r>
        <w:proofErr w:type="spellEnd"/>
        <w:r>
          <w:rPr>
            <w:sz w:val="30"/>
            <w:szCs w:val="30"/>
          </w:rPr>
          <w:t>(</w:t>
        </w:r>
        <w:proofErr w:type="gramEnd"/>
        <w:r>
          <w:rPr>
            <w:sz w:val="30"/>
            <w:szCs w:val="30"/>
          </w:rPr>
          <w:t>parameter 1, parameter 2, …..)</w:t>
        </w:r>
      </w:ins>
    </w:p>
    <w:p w:rsidR="00F5051E" w:rsidRDefault="00F5051E">
      <w:pPr>
        <w:pStyle w:val="NoSpacing"/>
        <w:rPr>
          <w:ins w:id="1847" w:author="Mridul Rajbhar" w:date="2022-10-21T13:14:00Z"/>
          <w:sz w:val="30"/>
          <w:szCs w:val="30"/>
        </w:rPr>
        <w:pPrChange w:id="1848" w:author="Mridul Rajbhar" w:date="2022-10-20T14:55:00Z">
          <w:pPr>
            <w:pStyle w:val="NoSpacing"/>
            <w:ind w:left="360"/>
            <w:jc w:val="center"/>
          </w:pPr>
        </w:pPrChange>
      </w:pPr>
      <w:ins w:id="1849" w:author="Mridul Rajbhar" w:date="2022-10-21T13:13:00Z">
        <w:r>
          <w:rPr>
            <w:sz w:val="30"/>
            <w:szCs w:val="30"/>
          </w:rPr>
          <w:t>Langua</w:t>
        </w:r>
      </w:ins>
      <w:ins w:id="1850" w:author="Mridul Rajbhar" w:date="2022-10-21T13:14:00Z">
        <w:r w:rsidR="00ED0FA3">
          <w:rPr>
            <w:sz w:val="30"/>
            <w:szCs w:val="30"/>
          </w:rPr>
          <w:t xml:space="preserve">ge </w:t>
        </w:r>
        <w:proofErr w:type="spellStart"/>
        <w:r w:rsidR="00ED0FA3">
          <w:rPr>
            <w:sz w:val="30"/>
            <w:szCs w:val="30"/>
          </w:rPr>
          <w:t>pl_pgsql</w:t>
        </w:r>
        <w:proofErr w:type="spellEnd"/>
      </w:ins>
    </w:p>
    <w:p w:rsidR="00ED0FA3" w:rsidRDefault="00ED0FA3">
      <w:pPr>
        <w:pStyle w:val="NoSpacing"/>
        <w:rPr>
          <w:ins w:id="1851" w:author="Mridul Rajbhar" w:date="2022-10-21T13:14:00Z"/>
          <w:sz w:val="30"/>
          <w:szCs w:val="30"/>
        </w:rPr>
        <w:pPrChange w:id="1852" w:author="Mridul Rajbhar" w:date="2022-10-20T14:55:00Z">
          <w:pPr>
            <w:pStyle w:val="NoSpacing"/>
            <w:ind w:left="360"/>
            <w:jc w:val="center"/>
          </w:pPr>
        </w:pPrChange>
      </w:pPr>
      <w:proofErr w:type="gramStart"/>
      <w:ins w:id="1853" w:author="Mridul Rajbhar" w:date="2022-10-21T13:14:00Z">
        <w:r>
          <w:rPr>
            <w:sz w:val="30"/>
            <w:szCs w:val="30"/>
          </w:rPr>
          <w:t>as</w:t>
        </w:r>
        <w:proofErr w:type="gramEnd"/>
        <w:r>
          <w:rPr>
            <w:sz w:val="30"/>
            <w:szCs w:val="30"/>
          </w:rPr>
          <w:t xml:space="preserve"> $$</w:t>
        </w:r>
      </w:ins>
    </w:p>
    <w:p w:rsidR="00ED0FA3" w:rsidRDefault="00ED0FA3">
      <w:pPr>
        <w:pStyle w:val="NoSpacing"/>
        <w:rPr>
          <w:ins w:id="1854" w:author="Mridul Rajbhar" w:date="2022-10-21T13:14:00Z"/>
          <w:sz w:val="30"/>
          <w:szCs w:val="30"/>
        </w:rPr>
        <w:pPrChange w:id="1855" w:author="Mridul Rajbhar" w:date="2022-10-20T14:55:00Z">
          <w:pPr>
            <w:pStyle w:val="NoSpacing"/>
            <w:ind w:left="360"/>
            <w:jc w:val="center"/>
          </w:pPr>
        </w:pPrChange>
      </w:pPr>
      <w:proofErr w:type="gramStart"/>
      <w:ins w:id="1856" w:author="Mridul Rajbhar" w:date="2022-10-21T13:14:00Z">
        <w:r>
          <w:rPr>
            <w:sz w:val="30"/>
            <w:szCs w:val="30"/>
          </w:rPr>
          <w:t>begin</w:t>
        </w:r>
        <w:proofErr w:type="gramEnd"/>
      </w:ins>
    </w:p>
    <w:p w:rsidR="00ED0FA3" w:rsidRDefault="00ED0FA3">
      <w:pPr>
        <w:pStyle w:val="NoSpacing"/>
        <w:rPr>
          <w:ins w:id="1857" w:author="Mridul Rajbhar" w:date="2022-10-21T13:14:00Z"/>
          <w:sz w:val="30"/>
          <w:szCs w:val="30"/>
        </w:rPr>
        <w:pPrChange w:id="1858" w:author="Mridul Rajbhar" w:date="2022-10-20T14:55:00Z">
          <w:pPr>
            <w:pStyle w:val="NoSpacing"/>
            <w:ind w:left="360"/>
            <w:jc w:val="center"/>
          </w:pPr>
        </w:pPrChange>
      </w:pPr>
      <w:proofErr w:type="gramStart"/>
      <w:ins w:id="1859" w:author="Mridul Rajbhar" w:date="2022-10-21T13:14:00Z">
        <w:r>
          <w:rPr>
            <w:sz w:val="30"/>
            <w:szCs w:val="30"/>
          </w:rPr>
          <w:t>end</w:t>
        </w:r>
        <w:proofErr w:type="gramEnd"/>
        <w:r>
          <w:rPr>
            <w:sz w:val="30"/>
            <w:szCs w:val="30"/>
          </w:rPr>
          <w:t xml:space="preserve"> $$</w:t>
        </w:r>
      </w:ins>
    </w:p>
    <w:p w:rsidR="00F5051E" w:rsidRDefault="00F5051E">
      <w:pPr>
        <w:pStyle w:val="NoSpacing"/>
        <w:rPr>
          <w:ins w:id="1860" w:author="Mridul Rajbhar" w:date="2022-10-21T13:14:00Z"/>
          <w:sz w:val="30"/>
          <w:szCs w:val="30"/>
        </w:rPr>
        <w:pPrChange w:id="1861" w:author="Mridul Rajbhar" w:date="2022-10-20T14:55:00Z">
          <w:pPr>
            <w:pStyle w:val="NoSpacing"/>
            <w:ind w:left="360"/>
            <w:jc w:val="center"/>
          </w:pPr>
        </w:pPrChange>
      </w:pPr>
    </w:p>
    <w:p w:rsidR="00F5051E" w:rsidRPr="00F5051E" w:rsidRDefault="00F5051E">
      <w:pPr>
        <w:pStyle w:val="NoSpacing"/>
        <w:rPr>
          <w:ins w:id="1862" w:author="Mridul Rajbhar" w:date="2022-10-21T13:11:00Z"/>
          <w:sz w:val="30"/>
          <w:szCs w:val="30"/>
          <w:rPrChange w:id="1863" w:author="Mridul Rajbhar" w:date="2022-10-21T13:13:00Z">
            <w:rPr>
              <w:ins w:id="1864" w:author="Mridul Rajbhar" w:date="2022-10-21T13:11:00Z"/>
              <w:sz w:val="40"/>
              <w:szCs w:val="30"/>
            </w:rPr>
          </w:rPrChange>
        </w:rPr>
        <w:pPrChange w:id="1865" w:author="Mridul Rajbhar" w:date="2022-10-20T14:55:00Z">
          <w:pPr>
            <w:pStyle w:val="NoSpacing"/>
            <w:ind w:left="360"/>
            <w:jc w:val="center"/>
          </w:pPr>
        </w:pPrChange>
      </w:pPr>
      <w:ins w:id="1866" w:author="Mridul Rajbhar" w:date="2022-10-21T13:14:00Z">
        <w:r>
          <w:rPr>
            <w:sz w:val="30"/>
            <w:szCs w:val="30"/>
          </w:rPr>
          <w:t>Example</w:t>
        </w:r>
      </w:ins>
    </w:p>
    <w:p w:rsidR="00F5051E" w:rsidRDefault="00F5051E" w:rsidP="00680D63">
      <w:pPr>
        <w:pStyle w:val="NoSpacing"/>
        <w:rPr>
          <w:ins w:id="1867" w:author="Mridul Rajbhar" w:date="2022-10-21T13:14:00Z"/>
          <w:rFonts w:ascii="Cambria" w:hAnsi="Cambria" w:cs="Times New Roman"/>
          <w:sz w:val="26"/>
          <w:szCs w:val="26"/>
        </w:rPr>
      </w:pPr>
    </w:p>
    <w:p w:rsidR="00590342" w:rsidRPr="00590342" w:rsidRDefault="00590342" w:rsidP="00590342">
      <w:pPr>
        <w:pStyle w:val="NoSpacing"/>
        <w:rPr>
          <w:ins w:id="1868" w:author="Mridul Rajbhar" w:date="2022-10-21T13:41:00Z"/>
          <w:rFonts w:ascii="Cambria" w:hAnsi="Cambria" w:cs="Times New Roman"/>
          <w:sz w:val="26"/>
          <w:szCs w:val="26"/>
        </w:rPr>
      </w:pPr>
      <w:proofErr w:type="gramStart"/>
      <w:ins w:id="1869" w:author="Mridul Rajbhar" w:date="2022-10-21T13:41:00Z">
        <w:r w:rsidRPr="00590342">
          <w:rPr>
            <w:rFonts w:ascii="Cambria" w:hAnsi="Cambria" w:cs="Times New Roman"/>
            <w:sz w:val="26"/>
            <w:szCs w:val="26"/>
          </w:rPr>
          <w:t>create</w:t>
        </w:r>
        <w:proofErr w:type="gramEnd"/>
        <w:r w:rsidRPr="00590342">
          <w:rPr>
            <w:rFonts w:ascii="Cambria" w:hAnsi="Cambria" w:cs="Times New Roman"/>
            <w:sz w:val="26"/>
            <w:szCs w:val="26"/>
          </w:rPr>
          <w:t xml:space="preserve"> or REPLACE procedure </w:t>
        </w:r>
        <w:proofErr w:type="spellStart"/>
        <w:r w:rsidRPr="00590342">
          <w:rPr>
            <w:rFonts w:ascii="Cambria" w:hAnsi="Cambria" w:cs="Times New Roman"/>
            <w:sz w:val="26"/>
            <w:szCs w:val="26"/>
          </w:rPr>
          <w:t>payment_amount_segment</w:t>
        </w:r>
        <w:proofErr w:type="spellEnd"/>
        <w:r w:rsidRPr="00590342">
          <w:rPr>
            <w:rFonts w:ascii="Cambria" w:hAnsi="Cambria" w:cs="Times New Roman"/>
            <w:sz w:val="26"/>
            <w:szCs w:val="26"/>
          </w:rPr>
          <w:t>(</w:t>
        </w:r>
        <w:proofErr w:type="spellStart"/>
        <w:r w:rsidRPr="00590342">
          <w:rPr>
            <w:rFonts w:ascii="Cambria" w:hAnsi="Cambria" w:cs="Times New Roman"/>
            <w:sz w:val="26"/>
            <w:szCs w:val="26"/>
          </w:rPr>
          <w:t>paymentID</w:t>
        </w:r>
        <w:proofErr w:type="spellEnd"/>
        <w:r w:rsidRPr="00590342">
          <w:rPr>
            <w:rFonts w:ascii="Cambria" w:hAnsi="Cambria" w:cs="Times New Roman"/>
            <w:sz w:val="26"/>
            <w:szCs w:val="26"/>
          </w:rPr>
          <w:t xml:space="preserve"> </w:t>
        </w:r>
        <w:proofErr w:type="spellStart"/>
        <w:r w:rsidRPr="00590342">
          <w:rPr>
            <w:rFonts w:ascii="Cambria" w:hAnsi="Cambria" w:cs="Times New Roman"/>
            <w:sz w:val="26"/>
            <w:szCs w:val="26"/>
          </w:rPr>
          <w:t>payment.payment_id%type</w:t>
        </w:r>
        <w:proofErr w:type="spellEnd"/>
        <w:r w:rsidRPr="00590342">
          <w:rPr>
            <w:rFonts w:ascii="Cambria" w:hAnsi="Cambria" w:cs="Times New Roman"/>
            <w:sz w:val="26"/>
            <w:szCs w:val="26"/>
          </w:rPr>
          <w:t>)</w:t>
        </w:r>
      </w:ins>
    </w:p>
    <w:p w:rsidR="00590342" w:rsidRPr="00590342" w:rsidRDefault="00590342" w:rsidP="00590342">
      <w:pPr>
        <w:pStyle w:val="NoSpacing"/>
        <w:rPr>
          <w:ins w:id="1870" w:author="Mridul Rajbhar" w:date="2022-10-21T13:41:00Z"/>
          <w:rFonts w:ascii="Cambria" w:hAnsi="Cambria" w:cs="Times New Roman"/>
          <w:sz w:val="26"/>
          <w:szCs w:val="26"/>
        </w:rPr>
      </w:pPr>
      <w:proofErr w:type="gramStart"/>
      <w:ins w:id="1871" w:author="Mridul Rajbhar" w:date="2022-10-21T13:41:00Z">
        <w:r w:rsidRPr="00590342">
          <w:rPr>
            <w:rFonts w:ascii="Cambria" w:hAnsi="Cambria" w:cs="Times New Roman"/>
            <w:sz w:val="26"/>
            <w:szCs w:val="26"/>
          </w:rPr>
          <w:t>language</w:t>
        </w:r>
        <w:proofErr w:type="gramEnd"/>
        <w:r w:rsidRPr="00590342">
          <w:rPr>
            <w:rFonts w:ascii="Cambria" w:hAnsi="Cambria" w:cs="Times New Roman"/>
            <w:sz w:val="26"/>
            <w:szCs w:val="26"/>
          </w:rPr>
          <w:t xml:space="preserve"> </w:t>
        </w:r>
        <w:proofErr w:type="spellStart"/>
        <w:r w:rsidRPr="00590342">
          <w:rPr>
            <w:rFonts w:ascii="Cambria" w:hAnsi="Cambria" w:cs="Times New Roman"/>
            <w:sz w:val="26"/>
            <w:szCs w:val="26"/>
          </w:rPr>
          <w:t>plpgsql</w:t>
        </w:r>
        <w:proofErr w:type="spellEnd"/>
      </w:ins>
    </w:p>
    <w:p w:rsidR="00590342" w:rsidRPr="00590342" w:rsidRDefault="00590342" w:rsidP="00590342">
      <w:pPr>
        <w:pStyle w:val="NoSpacing"/>
        <w:rPr>
          <w:ins w:id="1872" w:author="Mridul Rajbhar" w:date="2022-10-21T13:41:00Z"/>
          <w:rFonts w:ascii="Cambria" w:hAnsi="Cambria" w:cs="Times New Roman"/>
          <w:sz w:val="26"/>
          <w:szCs w:val="26"/>
        </w:rPr>
      </w:pPr>
      <w:proofErr w:type="gramStart"/>
      <w:ins w:id="1873" w:author="Mridul Rajbhar" w:date="2022-10-21T13:41:00Z">
        <w:r w:rsidRPr="00590342">
          <w:rPr>
            <w:rFonts w:ascii="Cambria" w:hAnsi="Cambria" w:cs="Times New Roman"/>
            <w:sz w:val="26"/>
            <w:szCs w:val="26"/>
          </w:rPr>
          <w:t>as</w:t>
        </w:r>
        <w:proofErr w:type="gramEnd"/>
        <w:r w:rsidRPr="00590342">
          <w:rPr>
            <w:rFonts w:ascii="Cambria" w:hAnsi="Cambria" w:cs="Times New Roman"/>
            <w:sz w:val="26"/>
            <w:szCs w:val="26"/>
          </w:rPr>
          <w:t xml:space="preserve"> $$</w:t>
        </w:r>
      </w:ins>
    </w:p>
    <w:p w:rsidR="00590342" w:rsidRPr="00590342" w:rsidRDefault="00590342" w:rsidP="00590342">
      <w:pPr>
        <w:pStyle w:val="NoSpacing"/>
        <w:rPr>
          <w:ins w:id="1874" w:author="Mridul Rajbhar" w:date="2022-10-21T13:41:00Z"/>
          <w:rFonts w:ascii="Cambria" w:hAnsi="Cambria" w:cs="Times New Roman"/>
          <w:sz w:val="26"/>
          <w:szCs w:val="26"/>
        </w:rPr>
      </w:pPr>
      <w:proofErr w:type="gramStart"/>
      <w:ins w:id="1875" w:author="Mridul Rajbhar" w:date="2022-10-21T13:41:00Z">
        <w:r w:rsidRPr="00590342">
          <w:rPr>
            <w:rFonts w:ascii="Cambria" w:hAnsi="Cambria" w:cs="Times New Roman"/>
            <w:sz w:val="26"/>
            <w:szCs w:val="26"/>
          </w:rPr>
          <w:t>declare</w:t>
        </w:r>
        <w:proofErr w:type="gramEnd"/>
        <w:r w:rsidRPr="00590342">
          <w:rPr>
            <w:rFonts w:ascii="Cambria" w:hAnsi="Cambria" w:cs="Times New Roman"/>
            <w:sz w:val="26"/>
            <w:szCs w:val="26"/>
          </w:rPr>
          <w:t xml:space="preserve"> </w:t>
        </w:r>
      </w:ins>
    </w:p>
    <w:p w:rsidR="00590342" w:rsidRPr="00590342" w:rsidRDefault="00590342" w:rsidP="00590342">
      <w:pPr>
        <w:pStyle w:val="NoSpacing"/>
        <w:rPr>
          <w:ins w:id="1876" w:author="Mridul Rajbhar" w:date="2022-10-21T13:41:00Z"/>
          <w:rFonts w:ascii="Cambria" w:hAnsi="Cambria" w:cs="Times New Roman"/>
          <w:sz w:val="26"/>
          <w:szCs w:val="26"/>
        </w:rPr>
      </w:pPr>
      <w:ins w:id="1877" w:author="Mridul Rajbhar" w:date="2022-10-21T13:41:00Z">
        <w:r w:rsidRPr="00590342">
          <w:rPr>
            <w:rFonts w:ascii="Cambria" w:hAnsi="Cambria" w:cs="Times New Roman"/>
            <w:sz w:val="26"/>
            <w:szCs w:val="26"/>
          </w:rPr>
          <w:t xml:space="preserve"> </w:t>
        </w:r>
        <w:proofErr w:type="spellStart"/>
        <w:proofErr w:type="gramStart"/>
        <w:r w:rsidRPr="00590342">
          <w:rPr>
            <w:rFonts w:ascii="Cambria" w:hAnsi="Cambria" w:cs="Times New Roman"/>
            <w:sz w:val="26"/>
            <w:szCs w:val="26"/>
          </w:rPr>
          <w:t>paymentSegment</w:t>
        </w:r>
        <w:proofErr w:type="spellEnd"/>
        <w:proofErr w:type="gramEnd"/>
        <w:r w:rsidRPr="00590342">
          <w:rPr>
            <w:rFonts w:ascii="Cambria" w:hAnsi="Cambria" w:cs="Times New Roman"/>
            <w:sz w:val="26"/>
            <w:szCs w:val="26"/>
          </w:rPr>
          <w:t xml:space="preserve"> varchar(20);</w:t>
        </w:r>
      </w:ins>
    </w:p>
    <w:p w:rsidR="00590342" w:rsidRPr="00590342" w:rsidRDefault="00590342" w:rsidP="00590342">
      <w:pPr>
        <w:pStyle w:val="NoSpacing"/>
        <w:rPr>
          <w:ins w:id="1878" w:author="Mridul Rajbhar" w:date="2022-10-21T13:41:00Z"/>
          <w:rFonts w:ascii="Cambria" w:hAnsi="Cambria" w:cs="Times New Roman"/>
          <w:sz w:val="26"/>
          <w:szCs w:val="26"/>
        </w:rPr>
      </w:pPr>
      <w:ins w:id="1879" w:author="Mridul Rajbhar" w:date="2022-10-21T13:41:00Z">
        <w:r w:rsidRPr="00590342">
          <w:rPr>
            <w:rFonts w:ascii="Cambria" w:hAnsi="Cambria" w:cs="Times New Roman"/>
            <w:sz w:val="26"/>
            <w:szCs w:val="26"/>
          </w:rPr>
          <w:t xml:space="preserve"> </w:t>
        </w:r>
        <w:proofErr w:type="spellStart"/>
        <w:proofErr w:type="gramStart"/>
        <w:r w:rsidRPr="00590342">
          <w:rPr>
            <w:rFonts w:ascii="Cambria" w:hAnsi="Cambria" w:cs="Times New Roman"/>
            <w:sz w:val="26"/>
            <w:szCs w:val="26"/>
          </w:rPr>
          <w:t>paymentRow</w:t>
        </w:r>
        <w:proofErr w:type="spellEnd"/>
        <w:proofErr w:type="gramEnd"/>
        <w:r w:rsidRPr="00590342">
          <w:rPr>
            <w:rFonts w:ascii="Cambria" w:hAnsi="Cambria" w:cs="Times New Roman"/>
            <w:sz w:val="26"/>
            <w:szCs w:val="26"/>
          </w:rPr>
          <w:t xml:space="preserve"> </w:t>
        </w:r>
        <w:proofErr w:type="spellStart"/>
        <w:r w:rsidRPr="00590342">
          <w:rPr>
            <w:rFonts w:ascii="Cambria" w:hAnsi="Cambria" w:cs="Times New Roman"/>
            <w:sz w:val="26"/>
            <w:szCs w:val="26"/>
          </w:rPr>
          <w:t>payment%rowtype</w:t>
        </w:r>
        <w:proofErr w:type="spellEnd"/>
        <w:r w:rsidRPr="00590342">
          <w:rPr>
            <w:rFonts w:ascii="Cambria" w:hAnsi="Cambria" w:cs="Times New Roman"/>
            <w:sz w:val="26"/>
            <w:szCs w:val="26"/>
          </w:rPr>
          <w:t>;</w:t>
        </w:r>
      </w:ins>
    </w:p>
    <w:p w:rsidR="00590342" w:rsidRPr="00590342" w:rsidRDefault="00590342" w:rsidP="00590342">
      <w:pPr>
        <w:pStyle w:val="NoSpacing"/>
        <w:rPr>
          <w:ins w:id="1880" w:author="Mridul Rajbhar" w:date="2022-10-21T13:41:00Z"/>
          <w:rFonts w:ascii="Cambria" w:hAnsi="Cambria" w:cs="Times New Roman"/>
          <w:sz w:val="26"/>
          <w:szCs w:val="26"/>
        </w:rPr>
      </w:pPr>
      <w:ins w:id="1881" w:author="Mridul Rajbhar" w:date="2022-10-21T13:41:00Z">
        <w:r w:rsidRPr="00590342">
          <w:rPr>
            <w:rFonts w:ascii="Cambria" w:hAnsi="Cambria" w:cs="Times New Roman"/>
            <w:sz w:val="26"/>
            <w:szCs w:val="26"/>
          </w:rPr>
          <w:t xml:space="preserve"> </w:t>
        </w:r>
        <w:proofErr w:type="spellStart"/>
        <w:proofErr w:type="gramStart"/>
        <w:r w:rsidRPr="00590342">
          <w:rPr>
            <w:rFonts w:ascii="Cambria" w:hAnsi="Cambria" w:cs="Times New Roman"/>
            <w:sz w:val="26"/>
            <w:szCs w:val="26"/>
          </w:rPr>
          <w:t>paymentAmount</w:t>
        </w:r>
        <w:proofErr w:type="spellEnd"/>
        <w:proofErr w:type="gramEnd"/>
        <w:r w:rsidRPr="00590342">
          <w:rPr>
            <w:rFonts w:ascii="Cambria" w:hAnsi="Cambria" w:cs="Times New Roman"/>
            <w:sz w:val="26"/>
            <w:szCs w:val="26"/>
          </w:rPr>
          <w:t xml:space="preserve"> </w:t>
        </w:r>
        <w:proofErr w:type="spellStart"/>
        <w:r w:rsidRPr="00590342">
          <w:rPr>
            <w:rFonts w:ascii="Cambria" w:hAnsi="Cambria" w:cs="Times New Roman"/>
            <w:sz w:val="26"/>
            <w:szCs w:val="26"/>
          </w:rPr>
          <w:t>payment.amount%type</w:t>
        </w:r>
        <w:proofErr w:type="spellEnd"/>
        <w:r w:rsidRPr="00590342">
          <w:rPr>
            <w:rFonts w:ascii="Cambria" w:hAnsi="Cambria" w:cs="Times New Roman"/>
            <w:sz w:val="26"/>
            <w:szCs w:val="26"/>
          </w:rPr>
          <w:t>;</w:t>
        </w:r>
      </w:ins>
    </w:p>
    <w:p w:rsidR="00590342" w:rsidRPr="00590342" w:rsidRDefault="00590342" w:rsidP="00590342">
      <w:pPr>
        <w:pStyle w:val="NoSpacing"/>
        <w:rPr>
          <w:ins w:id="1882" w:author="Mridul Rajbhar" w:date="2022-10-21T13:41:00Z"/>
          <w:rFonts w:ascii="Cambria" w:hAnsi="Cambria" w:cs="Times New Roman"/>
          <w:sz w:val="26"/>
          <w:szCs w:val="26"/>
        </w:rPr>
      </w:pPr>
      <w:ins w:id="1883" w:author="Mridul Rajbhar" w:date="2022-10-21T13:41:00Z">
        <w:r w:rsidRPr="00590342">
          <w:rPr>
            <w:rFonts w:ascii="Cambria" w:hAnsi="Cambria" w:cs="Times New Roman"/>
            <w:sz w:val="26"/>
            <w:szCs w:val="26"/>
          </w:rPr>
          <w:t>BEGIN</w:t>
        </w:r>
      </w:ins>
    </w:p>
    <w:p w:rsidR="00590342" w:rsidRPr="00590342" w:rsidRDefault="00590342" w:rsidP="00590342">
      <w:pPr>
        <w:pStyle w:val="NoSpacing"/>
        <w:rPr>
          <w:ins w:id="1884" w:author="Mridul Rajbhar" w:date="2022-10-21T13:41:00Z"/>
          <w:rFonts w:ascii="Cambria" w:hAnsi="Cambria" w:cs="Times New Roman"/>
          <w:sz w:val="26"/>
          <w:szCs w:val="26"/>
        </w:rPr>
      </w:pPr>
      <w:ins w:id="1885" w:author="Mridul Rajbhar" w:date="2022-10-21T13:41:00Z">
        <w:r w:rsidRPr="00590342">
          <w:rPr>
            <w:rFonts w:ascii="Cambria" w:hAnsi="Cambria" w:cs="Times New Roman"/>
            <w:sz w:val="26"/>
            <w:szCs w:val="26"/>
          </w:rPr>
          <w:t xml:space="preserve"> </w:t>
        </w:r>
        <w:proofErr w:type="gramStart"/>
        <w:r w:rsidRPr="00590342">
          <w:rPr>
            <w:rFonts w:ascii="Cambria" w:hAnsi="Cambria" w:cs="Times New Roman"/>
            <w:sz w:val="26"/>
            <w:szCs w:val="26"/>
          </w:rPr>
          <w:t>select</w:t>
        </w:r>
        <w:proofErr w:type="gramEnd"/>
        <w:r w:rsidRPr="00590342">
          <w:rPr>
            <w:rFonts w:ascii="Cambria" w:hAnsi="Cambria" w:cs="Times New Roman"/>
            <w:sz w:val="26"/>
            <w:szCs w:val="26"/>
          </w:rPr>
          <w:t xml:space="preserve"> * into </w:t>
        </w:r>
        <w:proofErr w:type="spellStart"/>
        <w:r w:rsidRPr="00590342">
          <w:rPr>
            <w:rFonts w:ascii="Cambria" w:hAnsi="Cambria" w:cs="Times New Roman"/>
            <w:sz w:val="26"/>
            <w:szCs w:val="26"/>
          </w:rPr>
          <w:t>paymentRow</w:t>
        </w:r>
        <w:proofErr w:type="spellEnd"/>
        <w:r w:rsidRPr="00590342">
          <w:rPr>
            <w:rFonts w:ascii="Cambria" w:hAnsi="Cambria" w:cs="Times New Roman"/>
            <w:sz w:val="26"/>
            <w:szCs w:val="26"/>
          </w:rPr>
          <w:t xml:space="preserve"> from payment where </w:t>
        </w:r>
        <w:proofErr w:type="spellStart"/>
        <w:r w:rsidRPr="00590342">
          <w:rPr>
            <w:rFonts w:ascii="Cambria" w:hAnsi="Cambria" w:cs="Times New Roman"/>
            <w:sz w:val="26"/>
            <w:szCs w:val="26"/>
          </w:rPr>
          <w:t>payment_id</w:t>
        </w:r>
        <w:proofErr w:type="spellEnd"/>
        <w:r w:rsidRPr="00590342">
          <w:rPr>
            <w:rFonts w:ascii="Cambria" w:hAnsi="Cambria" w:cs="Times New Roman"/>
            <w:sz w:val="26"/>
            <w:szCs w:val="26"/>
          </w:rPr>
          <w:t xml:space="preserve"> = </w:t>
        </w:r>
        <w:proofErr w:type="spellStart"/>
        <w:r w:rsidRPr="00590342">
          <w:rPr>
            <w:rFonts w:ascii="Cambria" w:hAnsi="Cambria" w:cs="Times New Roman"/>
            <w:sz w:val="26"/>
            <w:szCs w:val="26"/>
          </w:rPr>
          <w:t>paymentID</w:t>
        </w:r>
        <w:proofErr w:type="spellEnd"/>
        <w:r w:rsidRPr="00590342">
          <w:rPr>
            <w:rFonts w:ascii="Cambria" w:hAnsi="Cambria" w:cs="Times New Roman"/>
            <w:sz w:val="26"/>
            <w:szCs w:val="26"/>
          </w:rPr>
          <w:t>;</w:t>
        </w:r>
      </w:ins>
    </w:p>
    <w:p w:rsidR="00590342" w:rsidRPr="00590342" w:rsidRDefault="00590342" w:rsidP="00590342">
      <w:pPr>
        <w:pStyle w:val="NoSpacing"/>
        <w:rPr>
          <w:ins w:id="1886" w:author="Mridul Rajbhar" w:date="2022-10-21T13:41:00Z"/>
          <w:rFonts w:ascii="Cambria" w:hAnsi="Cambria" w:cs="Times New Roman"/>
          <w:sz w:val="26"/>
          <w:szCs w:val="26"/>
        </w:rPr>
      </w:pPr>
      <w:ins w:id="1887" w:author="Mridul Rajbhar" w:date="2022-10-21T13:41:00Z">
        <w:r w:rsidRPr="00590342">
          <w:rPr>
            <w:rFonts w:ascii="Cambria" w:hAnsi="Cambria" w:cs="Times New Roman"/>
            <w:sz w:val="26"/>
            <w:szCs w:val="26"/>
          </w:rPr>
          <w:t xml:space="preserve"> </w:t>
        </w:r>
      </w:ins>
    </w:p>
    <w:p w:rsidR="00590342" w:rsidRPr="00590342" w:rsidRDefault="00590342" w:rsidP="00590342">
      <w:pPr>
        <w:pStyle w:val="NoSpacing"/>
        <w:rPr>
          <w:ins w:id="1888" w:author="Mridul Rajbhar" w:date="2022-10-21T13:41:00Z"/>
          <w:rFonts w:ascii="Cambria" w:hAnsi="Cambria" w:cs="Times New Roman"/>
          <w:sz w:val="26"/>
          <w:szCs w:val="26"/>
        </w:rPr>
      </w:pPr>
      <w:ins w:id="1889" w:author="Mridul Rajbhar" w:date="2022-10-21T13:41:00Z">
        <w:r w:rsidRPr="00590342">
          <w:rPr>
            <w:rFonts w:ascii="Cambria" w:hAnsi="Cambria" w:cs="Times New Roman"/>
            <w:sz w:val="26"/>
            <w:szCs w:val="26"/>
          </w:rPr>
          <w:t xml:space="preserve"> </w:t>
        </w:r>
        <w:proofErr w:type="gramStart"/>
        <w:r w:rsidRPr="00590342">
          <w:rPr>
            <w:rFonts w:ascii="Cambria" w:hAnsi="Cambria" w:cs="Times New Roman"/>
            <w:sz w:val="26"/>
            <w:szCs w:val="26"/>
          </w:rPr>
          <w:t>if</w:t>
        </w:r>
        <w:proofErr w:type="gramEnd"/>
        <w:r w:rsidRPr="00590342">
          <w:rPr>
            <w:rFonts w:ascii="Cambria" w:hAnsi="Cambria" w:cs="Times New Roman"/>
            <w:sz w:val="26"/>
            <w:szCs w:val="26"/>
          </w:rPr>
          <w:t xml:space="preserve"> </w:t>
        </w:r>
        <w:proofErr w:type="spellStart"/>
        <w:r w:rsidRPr="00590342">
          <w:rPr>
            <w:rFonts w:ascii="Cambria" w:hAnsi="Cambria" w:cs="Times New Roman"/>
            <w:sz w:val="26"/>
            <w:szCs w:val="26"/>
          </w:rPr>
          <w:t>paymentRow</w:t>
        </w:r>
        <w:proofErr w:type="spellEnd"/>
        <w:r w:rsidRPr="00590342">
          <w:rPr>
            <w:rFonts w:ascii="Cambria" w:hAnsi="Cambria" w:cs="Times New Roman"/>
            <w:sz w:val="26"/>
            <w:szCs w:val="26"/>
          </w:rPr>
          <w:t xml:space="preserve"> is not null then </w:t>
        </w:r>
      </w:ins>
    </w:p>
    <w:p w:rsidR="00590342" w:rsidRPr="00590342" w:rsidRDefault="00590342" w:rsidP="00590342">
      <w:pPr>
        <w:pStyle w:val="NoSpacing"/>
        <w:rPr>
          <w:ins w:id="1890" w:author="Mridul Rajbhar" w:date="2022-10-21T13:41:00Z"/>
          <w:rFonts w:ascii="Cambria" w:hAnsi="Cambria" w:cs="Times New Roman"/>
          <w:sz w:val="26"/>
          <w:szCs w:val="26"/>
        </w:rPr>
      </w:pPr>
      <w:ins w:id="1891" w:author="Mridul Rajbhar" w:date="2022-10-21T13:41:00Z">
        <w:r w:rsidRPr="00590342">
          <w:rPr>
            <w:rFonts w:ascii="Cambria" w:hAnsi="Cambria" w:cs="Times New Roman"/>
            <w:sz w:val="26"/>
            <w:szCs w:val="26"/>
          </w:rPr>
          <w:tab/>
          <w:t xml:space="preserve"> </w:t>
        </w:r>
        <w:proofErr w:type="spellStart"/>
        <w:proofErr w:type="gramStart"/>
        <w:r w:rsidRPr="00590342">
          <w:rPr>
            <w:rFonts w:ascii="Cambria" w:hAnsi="Cambria" w:cs="Times New Roman"/>
            <w:sz w:val="26"/>
            <w:szCs w:val="26"/>
          </w:rPr>
          <w:t>paymentAmount</w:t>
        </w:r>
        <w:proofErr w:type="spellEnd"/>
        <w:proofErr w:type="gramEnd"/>
        <w:r w:rsidRPr="00590342">
          <w:rPr>
            <w:rFonts w:ascii="Cambria" w:hAnsi="Cambria" w:cs="Times New Roman"/>
            <w:sz w:val="26"/>
            <w:szCs w:val="26"/>
          </w:rPr>
          <w:t xml:space="preserve"> = </w:t>
        </w:r>
        <w:proofErr w:type="spellStart"/>
        <w:r w:rsidRPr="00590342">
          <w:rPr>
            <w:rFonts w:ascii="Cambria" w:hAnsi="Cambria" w:cs="Times New Roman"/>
            <w:sz w:val="26"/>
            <w:szCs w:val="26"/>
          </w:rPr>
          <w:t>paymentRow.amount</w:t>
        </w:r>
        <w:proofErr w:type="spellEnd"/>
        <w:r w:rsidRPr="00590342">
          <w:rPr>
            <w:rFonts w:ascii="Cambria" w:hAnsi="Cambria" w:cs="Times New Roman"/>
            <w:sz w:val="26"/>
            <w:szCs w:val="26"/>
          </w:rPr>
          <w:t>;</w:t>
        </w:r>
      </w:ins>
    </w:p>
    <w:p w:rsidR="00590342" w:rsidRPr="00590342" w:rsidRDefault="00590342" w:rsidP="00590342">
      <w:pPr>
        <w:pStyle w:val="NoSpacing"/>
        <w:rPr>
          <w:ins w:id="1892" w:author="Mridul Rajbhar" w:date="2022-10-21T13:41:00Z"/>
          <w:rFonts w:ascii="Cambria" w:hAnsi="Cambria" w:cs="Times New Roman"/>
          <w:sz w:val="26"/>
          <w:szCs w:val="26"/>
        </w:rPr>
      </w:pPr>
      <w:ins w:id="1893" w:author="Mridul Rajbhar" w:date="2022-10-21T13:41:00Z">
        <w:r w:rsidRPr="00590342">
          <w:rPr>
            <w:rFonts w:ascii="Cambria" w:hAnsi="Cambria" w:cs="Times New Roman"/>
            <w:sz w:val="26"/>
            <w:szCs w:val="26"/>
          </w:rPr>
          <w:tab/>
          <w:t xml:space="preserve"> </w:t>
        </w:r>
        <w:proofErr w:type="gramStart"/>
        <w:r w:rsidRPr="00590342">
          <w:rPr>
            <w:rFonts w:ascii="Cambria" w:hAnsi="Cambria" w:cs="Times New Roman"/>
            <w:sz w:val="26"/>
            <w:szCs w:val="26"/>
          </w:rPr>
          <w:t>case</w:t>
        </w:r>
        <w:proofErr w:type="gramEnd"/>
        <w:r w:rsidRPr="00590342">
          <w:rPr>
            <w:rFonts w:ascii="Cambria" w:hAnsi="Cambria" w:cs="Times New Roman"/>
            <w:sz w:val="26"/>
            <w:szCs w:val="26"/>
          </w:rPr>
          <w:t xml:space="preserve"> </w:t>
        </w:r>
        <w:proofErr w:type="spellStart"/>
        <w:r w:rsidRPr="00590342">
          <w:rPr>
            <w:rFonts w:ascii="Cambria" w:hAnsi="Cambria" w:cs="Times New Roman"/>
            <w:sz w:val="26"/>
            <w:szCs w:val="26"/>
          </w:rPr>
          <w:t>paymentAmount</w:t>
        </w:r>
        <w:proofErr w:type="spellEnd"/>
      </w:ins>
    </w:p>
    <w:p w:rsidR="00590342" w:rsidRPr="00590342" w:rsidRDefault="00590342" w:rsidP="00590342">
      <w:pPr>
        <w:pStyle w:val="NoSpacing"/>
        <w:rPr>
          <w:ins w:id="1894" w:author="Mridul Rajbhar" w:date="2022-10-21T13:41:00Z"/>
          <w:rFonts w:ascii="Cambria" w:hAnsi="Cambria" w:cs="Times New Roman"/>
          <w:sz w:val="26"/>
          <w:szCs w:val="26"/>
        </w:rPr>
      </w:pPr>
      <w:ins w:id="1895" w:author="Mridul Rajbhar" w:date="2022-10-21T13:41:00Z">
        <w:r w:rsidRPr="00590342">
          <w:rPr>
            <w:rFonts w:ascii="Cambria" w:hAnsi="Cambria" w:cs="Times New Roman"/>
            <w:sz w:val="26"/>
            <w:szCs w:val="26"/>
          </w:rPr>
          <w:tab/>
          <w:t xml:space="preserve">  </w:t>
        </w:r>
        <w:proofErr w:type="gramStart"/>
        <w:r w:rsidRPr="00590342">
          <w:rPr>
            <w:rFonts w:ascii="Cambria" w:hAnsi="Cambria" w:cs="Times New Roman"/>
            <w:sz w:val="26"/>
            <w:szCs w:val="26"/>
          </w:rPr>
          <w:t>when</w:t>
        </w:r>
        <w:proofErr w:type="gramEnd"/>
        <w:r w:rsidRPr="00590342">
          <w:rPr>
            <w:rFonts w:ascii="Cambria" w:hAnsi="Cambria" w:cs="Times New Roman"/>
            <w:sz w:val="26"/>
            <w:szCs w:val="26"/>
          </w:rPr>
          <w:t xml:space="preserve"> 0.99</w:t>
        </w:r>
      </w:ins>
    </w:p>
    <w:p w:rsidR="00590342" w:rsidRPr="00590342" w:rsidRDefault="00590342" w:rsidP="00590342">
      <w:pPr>
        <w:pStyle w:val="NoSpacing"/>
        <w:rPr>
          <w:ins w:id="1896" w:author="Mridul Rajbhar" w:date="2022-10-21T13:41:00Z"/>
          <w:rFonts w:ascii="Cambria" w:hAnsi="Cambria" w:cs="Times New Roman"/>
          <w:sz w:val="26"/>
          <w:szCs w:val="26"/>
        </w:rPr>
      </w:pPr>
      <w:ins w:id="1897" w:author="Mridul Rajbhar" w:date="2022-10-21T13:41:00Z">
        <w:r w:rsidRPr="00590342">
          <w:rPr>
            <w:rFonts w:ascii="Cambria" w:hAnsi="Cambria" w:cs="Times New Roman"/>
            <w:sz w:val="26"/>
            <w:szCs w:val="26"/>
          </w:rPr>
          <w:tab/>
        </w:r>
        <w:r w:rsidRPr="00590342">
          <w:rPr>
            <w:rFonts w:ascii="Cambria" w:hAnsi="Cambria" w:cs="Times New Roman"/>
            <w:sz w:val="26"/>
            <w:szCs w:val="26"/>
          </w:rPr>
          <w:tab/>
          <w:t>THEN</w:t>
        </w:r>
      </w:ins>
    </w:p>
    <w:p w:rsidR="00590342" w:rsidRPr="00590342" w:rsidRDefault="00590342" w:rsidP="00590342">
      <w:pPr>
        <w:pStyle w:val="NoSpacing"/>
        <w:rPr>
          <w:ins w:id="1898" w:author="Mridul Rajbhar" w:date="2022-10-21T13:41:00Z"/>
          <w:rFonts w:ascii="Cambria" w:hAnsi="Cambria" w:cs="Times New Roman"/>
          <w:sz w:val="26"/>
          <w:szCs w:val="26"/>
        </w:rPr>
      </w:pPr>
      <w:ins w:id="1899" w:author="Mridul Rajbhar" w:date="2022-10-21T13:41:00Z">
        <w:r w:rsidRPr="00590342">
          <w:rPr>
            <w:rFonts w:ascii="Cambria" w:hAnsi="Cambria" w:cs="Times New Roman"/>
            <w:sz w:val="26"/>
            <w:szCs w:val="26"/>
          </w:rPr>
          <w:lastRenderedPageBreak/>
          <w:tab/>
        </w:r>
        <w:r w:rsidRPr="00590342">
          <w:rPr>
            <w:rFonts w:ascii="Cambria" w:hAnsi="Cambria" w:cs="Times New Roman"/>
            <w:sz w:val="26"/>
            <w:szCs w:val="26"/>
          </w:rPr>
          <w:tab/>
        </w:r>
        <w:r w:rsidRPr="00590342">
          <w:rPr>
            <w:rFonts w:ascii="Cambria" w:hAnsi="Cambria" w:cs="Times New Roman"/>
            <w:sz w:val="26"/>
            <w:szCs w:val="26"/>
          </w:rPr>
          <w:tab/>
        </w:r>
        <w:proofErr w:type="spellStart"/>
        <w:proofErr w:type="gramStart"/>
        <w:r w:rsidRPr="00590342">
          <w:rPr>
            <w:rFonts w:ascii="Cambria" w:hAnsi="Cambria" w:cs="Times New Roman"/>
            <w:sz w:val="26"/>
            <w:szCs w:val="26"/>
          </w:rPr>
          <w:t>paymentSegment</w:t>
        </w:r>
        <w:proofErr w:type="spellEnd"/>
        <w:proofErr w:type="gramEnd"/>
        <w:r w:rsidRPr="00590342">
          <w:rPr>
            <w:rFonts w:ascii="Cambria" w:hAnsi="Cambria" w:cs="Times New Roman"/>
            <w:sz w:val="26"/>
            <w:szCs w:val="26"/>
          </w:rPr>
          <w:t xml:space="preserve"> = 'Mass payment';</w:t>
        </w:r>
      </w:ins>
    </w:p>
    <w:p w:rsidR="00590342" w:rsidRPr="00590342" w:rsidRDefault="00590342" w:rsidP="00590342">
      <w:pPr>
        <w:pStyle w:val="NoSpacing"/>
        <w:rPr>
          <w:ins w:id="1900" w:author="Mridul Rajbhar" w:date="2022-10-21T13:41:00Z"/>
          <w:rFonts w:ascii="Cambria" w:hAnsi="Cambria" w:cs="Times New Roman"/>
          <w:sz w:val="26"/>
          <w:szCs w:val="26"/>
        </w:rPr>
      </w:pPr>
      <w:ins w:id="1901" w:author="Mridul Rajbhar" w:date="2022-10-21T13:41:00Z">
        <w:r w:rsidRPr="00590342">
          <w:rPr>
            <w:rFonts w:ascii="Cambria" w:hAnsi="Cambria" w:cs="Times New Roman"/>
            <w:sz w:val="26"/>
            <w:szCs w:val="26"/>
          </w:rPr>
          <w:tab/>
          <w:t xml:space="preserve">   </w:t>
        </w:r>
        <w:proofErr w:type="gramStart"/>
        <w:r w:rsidRPr="00590342">
          <w:rPr>
            <w:rFonts w:ascii="Cambria" w:hAnsi="Cambria" w:cs="Times New Roman"/>
            <w:sz w:val="26"/>
            <w:szCs w:val="26"/>
          </w:rPr>
          <w:t>when</w:t>
        </w:r>
        <w:proofErr w:type="gramEnd"/>
        <w:r w:rsidRPr="00590342">
          <w:rPr>
            <w:rFonts w:ascii="Cambria" w:hAnsi="Cambria" w:cs="Times New Roman"/>
            <w:sz w:val="26"/>
            <w:szCs w:val="26"/>
          </w:rPr>
          <w:t xml:space="preserve"> 2.99</w:t>
        </w:r>
      </w:ins>
    </w:p>
    <w:p w:rsidR="00590342" w:rsidRPr="00590342" w:rsidRDefault="00590342" w:rsidP="00590342">
      <w:pPr>
        <w:pStyle w:val="NoSpacing"/>
        <w:rPr>
          <w:ins w:id="1902" w:author="Mridul Rajbhar" w:date="2022-10-21T13:41:00Z"/>
          <w:rFonts w:ascii="Cambria" w:hAnsi="Cambria" w:cs="Times New Roman"/>
          <w:sz w:val="26"/>
          <w:szCs w:val="26"/>
        </w:rPr>
      </w:pPr>
      <w:ins w:id="1903" w:author="Mridul Rajbhar" w:date="2022-10-21T13:41:00Z">
        <w:r w:rsidRPr="00590342">
          <w:rPr>
            <w:rFonts w:ascii="Cambria" w:hAnsi="Cambria" w:cs="Times New Roman"/>
            <w:sz w:val="26"/>
            <w:szCs w:val="26"/>
          </w:rPr>
          <w:tab/>
        </w:r>
        <w:r w:rsidRPr="00590342">
          <w:rPr>
            <w:rFonts w:ascii="Cambria" w:hAnsi="Cambria" w:cs="Times New Roman"/>
            <w:sz w:val="26"/>
            <w:szCs w:val="26"/>
          </w:rPr>
          <w:tab/>
          <w:t>THEN</w:t>
        </w:r>
      </w:ins>
    </w:p>
    <w:p w:rsidR="00590342" w:rsidRPr="00590342" w:rsidRDefault="00590342" w:rsidP="00590342">
      <w:pPr>
        <w:pStyle w:val="NoSpacing"/>
        <w:rPr>
          <w:ins w:id="1904" w:author="Mridul Rajbhar" w:date="2022-10-21T13:41:00Z"/>
          <w:rFonts w:ascii="Cambria" w:hAnsi="Cambria" w:cs="Times New Roman"/>
          <w:sz w:val="26"/>
          <w:szCs w:val="26"/>
        </w:rPr>
      </w:pPr>
      <w:ins w:id="1905" w:author="Mridul Rajbhar" w:date="2022-10-21T13:41:00Z">
        <w:r w:rsidRPr="00590342">
          <w:rPr>
            <w:rFonts w:ascii="Cambria" w:hAnsi="Cambria" w:cs="Times New Roman"/>
            <w:sz w:val="26"/>
            <w:szCs w:val="26"/>
          </w:rPr>
          <w:tab/>
        </w:r>
        <w:r w:rsidRPr="00590342">
          <w:rPr>
            <w:rFonts w:ascii="Cambria" w:hAnsi="Cambria" w:cs="Times New Roman"/>
            <w:sz w:val="26"/>
            <w:szCs w:val="26"/>
          </w:rPr>
          <w:tab/>
        </w:r>
        <w:r w:rsidRPr="00590342">
          <w:rPr>
            <w:rFonts w:ascii="Cambria" w:hAnsi="Cambria" w:cs="Times New Roman"/>
            <w:sz w:val="26"/>
            <w:szCs w:val="26"/>
          </w:rPr>
          <w:tab/>
        </w:r>
        <w:proofErr w:type="spellStart"/>
        <w:proofErr w:type="gramStart"/>
        <w:r w:rsidRPr="00590342">
          <w:rPr>
            <w:rFonts w:ascii="Cambria" w:hAnsi="Cambria" w:cs="Times New Roman"/>
            <w:sz w:val="26"/>
            <w:szCs w:val="26"/>
          </w:rPr>
          <w:t>paymentSegment</w:t>
        </w:r>
        <w:proofErr w:type="spellEnd"/>
        <w:proofErr w:type="gramEnd"/>
        <w:r w:rsidRPr="00590342">
          <w:rPr>
            <w:rFonts w:ascii="Cambria" w:hAnsi="Cambria" w:cs="Times New Roman"/>
            <w:sz w:val="26"/>
            <w:szCs w:val="26"/>
          </w:rPr>
          <w:t xml:space="preserve"> = 'Mainstream payment';</w:t>
        </w:r>
      </w:ins>
    </w:p>
    <w:p w:rsidR="00590342" w:rsidRPr="00590342" w:rsidRDefault="00590342" w:rsidP="00590342">
      <w:pPr>
        <w:pStyle w:val="NoSpacing"/>
        <w:rPr>
          <w:ins w:id="1906" w:author="Mridul Rajbhar" w:date="2022-10-21T13:41:00Z"/>
          <w:rFonts w:ascii="Cambria" w:hAnsi="Cambria" w:cs="Times New Roman"/>
          <w:sz w:val="26"/>
          <w:szCs w:val="26"/>
        </w:rPr>
      </w:pPr>
      <w:ins w:id="1907" w:author="Mridul Rajbhar" w:date="2022-10-21T13:41:00Z">
        <w:r w:rsidRPr="00590342">
          <w:rPr>
            <w:rFonts w:ascii="Cambria" w:hAnsi="Cambria" w:cs="Times New Roman"/>
            <w:sz w:val="26"/>
            <w:szCs w:val="26"/>
          </w:rPr>
          <w:tab/>
          <w:t xml:space="preserve">   </w:t>
        </w:r>
        <w:proofErr w:type="gramStart"/>
        <w:r w:rsidRPr="00590342">
          <w:rPr>
            <w:rFonts w:ascii="Cambria" w:hAnsi="Cambria" w:cs="Times New Roman"/>
            <w:sz w:val="26"/>
            <w:szCs w:val="26"/>
          </w:rPr>
          <w:t>when</w:t>
        </w:r>
        <w:proofErr w:type="gramEnd"/>
        <w:r w:rsidRPr="00590342">
          <w:rPr>
            <w:rFonts w:ascii="Cambria" w:hAnsi="Cambria" w:cs="Times New Roman"/>
            <w:sz w:val="26"/>
            <w:szCs w:val="26"/>
          </w:rPr>
          <w:t xml:space="preserve"> 4.99</w:t>
        </w:r>
      </w:ins>
    </w:p>
    <w:p w:rsidR="00590342" w:rsidRPr="00590342" w:rsidRDefault="00590342" w:rsidP="00590342">
      <w:pPr>
        <w:pStyle w:val="NoSpacing"/>
        <w:rPr>
          <w:ins w:id="1908" w:author="Mridul Rajbhar" w:date="2022-10-21T13:41:00Z"/>
          <w:rFonts w:ascii="Cambria" w:hAnsi="Cambria" w:cs="Times New Roman"/>
          <w:sz w:val="26"/>
          <w:szCs w:val="26"/>
        </w:rPr>
      </w:pPr>
      <w:ins w:id="1909" w:author="Mridul Rajbhar" w:date="2022-10-21T13:41:00Z">
        <w:r w:rsidRPr="00590342">
          <w:rPr>
            <w:rFonts w:ascii="Cambria" w:hAnsi="Cambria" w:cs="Times New Roman"/>
            <w:sz w:val="26"/>
            <w:szCs w:val="26"/>
          </w:rPr>
          <w:tab/>
        </w:r>
        <w:r w:rsidRPr="00590342">
          <w:rPr>
            <w:rFonts w:ascii="Cambria" w:hAnsi="Cambria" w:cs="Times New Roman"/>
            <w:sz w:val="26"/>
            <w:szCs w:val="26"/>
          </w:rPr>
          <w:tab/>
          <w:t>THEN</w:t>
        </w:r>
      </w:ins>
    </w:p>
    <w:p w:rsidR="00590342" w:rsidRPr="00590342" w:rsidRDefault="00590342" w:rsidP="00590342">
      <w:pPr>
        <w:pStyle w:val="NoSpacing"/>
        <w:rPr>
          <w:ins w:id="1910" w:author="Mridul Rajbhar" w:date="2022-10-21T13:41:00Z"/>
          <w:rFonts w:ascii="Cambria" w:hAnsi="Cambria" w:cs="Times New Roman"/>
          <w:sz w:val="26"/>
          <w:szCs w:val="26"/>
        </w:rPr>
      </w:pPr>
      <w:ins w:id="1911" w:author="Mridul Rajbhar" w:date="2022-10-21T13:41:00Z">
        <w:r w:rsidRPr="00590342">
          <w:rPr>
            <w:rFonts w:ascii="Cambria" w:hAnsi="Cambria" w:cs="Times New Roman"/>
            <w:sz w:val="26"/>
            <w:szCs w:val="26"/>
          </w:rPr>
          <w:tab/>
        </w:r>
        <w:r w:rsidRPr="00590342">
          <w:rPr>
            <w:rFonts w:ascii="Cambria" w:hAnsi="Cambria" w:cs="Times New Roman"/>
            <w:sz w:val="26"/>
            <w:szCs w:val="26"/>
          </w:rPr>
          <w:tab/>
        </w:r>
        <w:r w:rsidRPr="00590342">
          <w:rPr>
            <w:rFonts w:ascii="Cambria" w:hAnsi="Cambria" w:cs="Times New Roman"/>
            <w:sz w:val="26"/>
            <w:szCs w:val="26"/>
          </w:rPr>
          <w:tab/>
        </w:r>
        <w:proofErr w:type="spellStart"/>
        <w:proofErr w:type="gramStart"/>
        <w:r w:rsidRPr="00590342">
          <w:rPr>
            <w:rFonts w:ascii="Cambria" w:hAnsi="Cambria" w:cs="Times New Roman"/>
            <w:sz w:val="26"/>
            <w:szCs w:val="26"/>
          </w:rPr>
          <w:t>paymentSegment</w:t>
        </w:r>
        <w:proofErr w:type="spellEnd"/>
        <w:proofErr w:type="gramEnd"/>
        <w:r w:rsidRPr="00590342">
          <w:rPr>
            <w:rFonts w:ascii="Cambria" w:hAnsi="Cambria" w:cs="Times New Roman"/>
            <w:sz w:val="26"/>
            <w:szCs w:val="26"/>
          </w:rPr>
          <w:t xml:space="preserve"> = 'High payment';</w:t>
        </w:r>
      </w:ins>
    </w:p>
    <w:p w:rsidR="00590342" w:rsidRPr="00590342" w:rsidRDefault="00590342" w:rsidP="00590342">
      <w:pPr>
        <w:pStyle w:val="NoSpacing"/>
        <w:rPr>
          <w:ins w:id="1912" w:author="Mridul Rajbhar" w:date="2022-10-21T13:41:00Z"/>
          <w:rFonts w:ascii="Cambria" w:hAnsi="Cambria" w:cs="Times New Roman"/>
          <w:sz w:val="26"/>
          <w:szCs w:val="26"/>
        </w:rPr>
      </w:pPr>
      <w:ins w:id="1913" w:author="Mridul Rajbhar" w:date="2022-10-21T13:41:00Z">
        <w:r w:rsidRPr="00590342">
          <w:rPr>
            <w:rFonts w:ascii="Cambria" w:hAnsi="Cambria" w:cs="Times New Roman"/>
            <w:sz w:val="26"/>
            <w:szCs w:val="26"/>
          </w:rPr>
          <w:tab/>
          <w:t xml:space="preserve">   ELSE</w:t>
        </w:r>
      </w:ins>
    </w:p>
    <w:p w:rsidR="00590342" w:rsidRPr="00590342" w:rsidRDefault="00590342" w:rsidP="00590342">
      <w:pPr>
        <w:pStyle w:val="NoSpacing"/>
        <w:rPr>
          <w:ins w:id="1914" w:author="Mridul Rajbhar" w:date="2022-10-21T13:41:00Z"/>
          <w:rFonts w:ascii="Cambria" w:hAnsi="Cambria" w:cs="Times New Roman"/>
          <w:sz w:val="26"/>
          <w:szCs w:val="26"/>
        </w:rPr>
      </w:pPr>
      <w:ins w:id="1915" w:author="Mridul Rajbhar" w:date="2022-10-21T13:41:00Z">
        <w:r w:rsidRPr="00590342">
          <w:rPr>
            <w:rFonts w:ascii="Cambria" w:hAnsi="Cambria" w:cs="Times New Roman"/>
            <w:sz w:val="26"/>
            <w:szCs w:val="26"/>
          </w:rPr>
          <w:tab/>
        </w:r>
        <w:r w:rsidRPr="00590342">
          <w:rPr>
            <w:rFonts w:ascii="Cambria" w:hAnsi="Cambria" w:cs="Times New Roman"/>
            <w:sz w:val="26"/>
            <w:szCs w:val="26"/>
          </w:rPr>
          <w:tab/>
        </w:r>
        <w:r w:rsidRPr="00590342">
          <w:rPr>
            <w:rFonts w:ascii="Cambria" w:hAnsi="Cambria" w:cs="Times New Roman"/>
            <w:sz w:val="26"/>
            <w:szCs w:val="26"/>
          </w:rPr>
          <w:tab/>
        </w:r>
        <w:proofErr w:type="spellStart"/>
        <w:proofErr w:type="gramStart"/>
        <w:r w:rsidRPr="00590342">
          <w:rPr>
            <w:rFonts w:ascii="Cambria" w:hAnsi="Cambria" w:cs="Times New Roman"/>
            <w:sz w:val="26"/>
            <w:szCs w:val="26"/>
          </w:rPr>
          <w:t>paymentSegment</w:t>
        </w:r>
        <w:proofErr w:type="spellEnd"/>
        <w:proofErr w:type="gramEnd"/>
        <w:r w:rsidRPr="00590342">
          <w:rPr>
            <w:rFonts w:ascii="Cambria" w:hAnsi="Cambria" w:cs="Times New Roman"/>
            <w:sz w:val="26"/>
            <w:szCs w:val="26"/>
          </w:rPr>
          <w:t xml:space="preserve"> = 'Specific payment';</w:t>
        </w:r>
      </w:ins>
    </w:p>
    <w:p w:rsidR="00590342" w:rsidRPr="00590342" w:rsidRDefault="00590342" w:rsidP="00590342">
      <w:pPr>
        <w:pStyle w:val="NoSpacing"/>
        <w:rPr>
          <w:ins w:id="1916" w:author="Mridul Rajbhar" w:date="2022-10-21T13:41:00Z"/>
          <w:rFonts w:ascii="Cambria" w:hAnsi="Cambria" w:cs="Times New Roman"/>
          <w:sz w:val="26"/>
          <w:szCs w:val="26"/>
        </w:rPr>
      </w:pPr>
      <w:ins w:id="1917" w:author="Mridul Rajbhar" w:date="2022-10-21T13:41:00Z">
        <w:r w:rsidRPr="00590342">
          <w:rPr>
            <w:rFonts w:ascii="Cambria" w:hAnsi="Cambria" w:cs="Times New Roman"/>
            <w:sz w:val="26"/>
            <w:szCs w:val="26"/>
          </w:rPr>
          <w:tab/>
        </w:r>
        <w:r w:rsidRPr="00590342">
          <w:rPr>
            <w:rFonts w:ascii="Cambria" w:hAnsi="Cambria" w:cs="Times New Roman"/>
            <w:sz w:val="26"/>
            <w:szCs w:val="26"/>
          </w:rPr>
          <w:tab/>
        </w:r>
        <w:proofErr w:type="gramStart"/>
        <w:r w:rsidRPr="00590342">
          <w:rPr>
            <w:rFonts w:ascii="Cambria" w:hAnsi="Cambria" w:cs="Times New Roman"/>
            <w:sz w:val="26"/>
            <w:szCs w:val="26"/>
          </w:rPr>
          <w:t>end</w:t>
        </w:r>
        <w:proofErr w:type="gramEnd"/>
        <w:r w:rsidRPr="00590342">
          <w:rPr>
            <w:rFonts w:ascii="Cambria" w:hAnsi="Cambria" w:cs="Times New Roman"/>
            <w:sz w:val="26"/>
            <w:szCs w:val="26"/>
          </w:rPr>
          <w:t xml:space="preserve"> case;</w:t>
        </w:r>
      </w:ins>
    </w:p>
    <w:p w:rsidR="00590342" w:rsidRPr="00590342" w:rsidRDefault="00590342" w:rsidP="00590342">
      <w:pPr>
        <w:pStyle w:val="NoSpacing"/>
        <w:rPr>
          <w:ins w:id="1918" w:author="Mridul Rajbhar" w:date="2022-10-21T13:41:00Z"/>
          <w:rFonts w:ascii="Cambria" w:hAnsi="Cambria" w:cs="Times New Roman"/>
          <w:sz w:val="26"/>
          <w:szCs w:val="26"/>
        </w:rPr>
      </w:pPr>
    </w:p>
    <w:p w:rsidR="00590342" w:rsidRPr="00590342" w:rsidRDefault="00590342" w:rsidP="00590342">
      <w:pPr>
        <w:pStyle w:val="NoSpacing"/>
        <w:rPr>
          <w:ins w:id="1919" w:author="Mridul Rajbhar" w:date="2022-10-21T13:41:00Z"/>
          <w:rFonts w:ascii="Cambria" w:hAnsi="Cambria" w:cs="Times New Roman"/>
          <w:sz w:val="26"/>
          <w:szCs w:val="26"/>
        </w:rPr>
      </w:pPr>
      <w:ins w:id="1920" w:author="Mridul Rajbhar" w:date="2022-10-21T13:41:00Z">
        <w:r w:rsidRPr="00590342">
          <w:rPr>
            <w:rFonts w:ascii="Cambria" w:hAnsi="Cambria" w:cs="Times New Roman"/>
            <w:sz w:val="26"/>
            <w:szCs w:val="26"/>
          </w:rPr>
          <w:tab/>
        </w:r>
        <w:r w:rsidRPr="00590342">
          <w:rPr>
            <w:rFonts w:ascii="Cambria" w:hAnsi="Cambria" w:cs="Times New Roman"/>
            <w:sz w:val="26"/>
            <w:szCs w:val="26"/>
          </w:rPr>
          <w:tab/>
        </w:r>
        <w:proofErr w:type="gramStart"/>
        <w:r w:rsidRPr="00590342">
          <w:rPr>
            <w:rFonts w:ascii="Cambria" w:hAnsi="Cambria" w:cs="Times New Roman"/>
            <w:sz w:val="26"/>
            <w:szCs w:val="26"/>
          </w:rPr>
          <w:t>raise</w:t>
        </w:r>
        <w:proofErr w:type="gramEnd"/>
        <w:r w:rsidRPr="00590342">
          <w:rPr>
            <w:rFonts w:ascii="Cambria" w:hAnsi="Cambria" w:cs="Times New Roman"/>
            <w:sz w:val="26"/>
            <w:szCs w:val="26"/>
          </w:rPr>
          <w:t xml:space="preserve"> notice '</w:t>
        </w:r>
        <w:proofErr w:type="spellStart"/>
        <w:r w:rsidRPr="00590342">
          <w:rPr>
            <w:rFonts w:ascii="Cambria" w:hAnsi="Cambria" w:cs="Times New Roman"/>
            <w:sz w:val="26"/>
            <w:szCs w:val="26"/>
          </w:rPr>
          <w:t>PaymentID</w:t>
        </w:r>
        <w:proofErr w:type="spellEnd"/>
        <w:r w:rsidRPr="00590342">
          <w:rPr>
            <w:rFonts w:ascii="Cambria" w:hAnsi="Cambria" w:cs="Times New Roman"/>
            <w:sz w:val="26"/>
            <w:szCs w:val="26"/>
          </w:rPr>
          <w:t xml:space="preserve">: % Payment amount: % and Payment Segment: %', </w:t>
        </w:r>
        <w:proofErr w:type="spellStart"/>
        <w:r w:rsidRPr="00590342">
          <w:rPr>
            <w:rFonts w:ascii="Cambria" w:hAnsi="Cambria" w:cs="Times New Roman"/>
            <w:sz w:val="26"/>
            <w:szCs w:val="26"/>
          </w:rPr>
          <w:t>paymentID</w:t>
        </w:r>
        <w:proofErr w:type="spellEnd"/>
        <w:r w:rsidRPr="00590342">
          <w:rPr>
            <w:rFonts w:ascii="Cambria" w:hAnsi="Cambria" w:cs="Times New Roman"/>
            <w:sz w:val="26"/>
            <w:szCs w:val="26"/>
          </w:rPr>
          <w:t xml:space="preserve">, </w:t>
        </w:r>
        <w:proofErr w:type="spellStart"/>
        <w:r w:rsidRPr="00590342">
          <w:rPr>
            <w:rFonts w:ascii="Cambria" w:hAnsi="Cambria" w:cs="Times New Roman"/>
            <w:sz w:val="26"/>
            <w:szCs w:val="26"/>
          </w:rPr>
          <w:t>paymentAmount</w:t>
        </w:r>
        <w:proofErr w:type="spellEnd"/>
        <w:r w:rsidRPr="00590342">
          <w:rPr>
            <w:rFonts w:ascii="Cambria" w:hAnsi="Cambria" w:cs="Times New Roman"/>
            <w:sz w:val="26"/>
            <w:szCs w:val="26"/>
          </w:rPr>
          <w:t xml:space="preserve">, </w:t>
        </w:r>
        <w:proofErr w:type="spellStart"/>
        <w:r w:rsidRPr="00590342">
          <w:rPr>
            <w:rFonts w:ascii="Cambria" w:hAnsi="Cambria" w:cs="Times New Roman"/>
            <w:sz w:val="26"/>
            <w:szCs w:val="26"/>
          </w:rPr>
          <w:t>paymentSegment</w:t>
        </w:r>
        <w:proofErr w:type="spellEnd"/>
        <w:r w:rsidRPr="00590342">
          <w:rPr>
            <w:rFonts w:ascii="Cambria" w:hAnsi="Cambria" w:cs="Times New Roman"/>
            <w:sz w:val="26"/>
            <w:szCs w:val="26"/>
          </w:rPr>
          <w:t>;</w:t>
        </w:r>
      </w:ins>
    </w:p>
    <w:p w:rsidR="00590342" w:rsidRPr="00590342" w:rsidRDefault="00590342" w:rsidP="00590342">
      <w:pPr>
        <w:pStyle w:val="NoSpacing"/>
        <w:rPr>
          <w:ins w:id="1921" w:author="Mridul Rajbhar" w:date="2022-10-21T13:41:00Z"/>
          <w:rFonts w:ascii="Cambria" w:hAnsi="Cambria" w:cs="Times New Roman"/>
          <w:sz w:val="26"/>
          <w:szCs w:val="26"/>
        </w:rPr>
      </w:pPr>
      <w:ins w:id="1922" w:author="Mridul Rajbhar" w:date="2022-10-21T13:41:00Z">
        <w:r w:rsidRPr="00590342">
          <w:rPr>
            <w:rFonts w:ascii="Cambria" w:hAnsi="Cambria" w:cs="Times New Roman"/>
            <w:sz w:val="26"/>
            <w:szCs w:val="26"/>
          </w:rPr>
          <w:tab/>
        </w:r>
      </w:ins>
    </w:p>
    <w:p w:rsidR="00590342" w:rsidRPr="00590342" w:rsidRDefault="00590342" w:rsidP="00590342">
      <w:pPr>
        <w:pStyle w:val="NoSpacing"/>
        <w:rPr>
          <w:ins w:id="1923" w:author="Mridul Rajbhar" w:date="2022-10-21T13:41:00Z"/>
          <w:rFonts w:ascii="Cambria" w:hAnsi="Cambria" w:cs="Times New Roman"/>
          <w:sz w:val="26"/>
          <w:szCs w:val="26"/>
        </w:rPr>
      </w:pPr>
      <w:ins w:id="1924" w:author="Mridul Rajbhar" w:date="2022-10-21T13:41:00Z">
        <w:r w:rsidRPr="00590342">
          <w:rPr>
            <w:rFonts w:ascii="Cambria" w:hAnsi="Cambria" w:cs="Times New Roman"/>
            <w:sz w:val="26"/>
            <w:szCs w:val="26"/>
          </w:rPr>
          <w:t xml:space="preserve"> </w:t>
        </w:r>
        <w:proofErr w:type="gramStart"/>
        <w:r w:rsidRPr="00590342">
          <w:rPr>
            <w:rFonts w:ascii="Cambria" w:hAnsi="Cambria" w:cs="Times New Roman"/>
            <w:sz w:val="26"/>
            <w:szCs w:val="26"/>
          </w:rPr>
          <w:t>else</w:t>
        </w:r>
        <w:proofErr w:type="gramEnd"/>
        <w:r w:rsidRPr="00590342">
          <w:rPr>
            <w:rFonts w:ascii="Cambria" w:hAnsi="Cambria" w:cs="Times New Roman"/>
            <w:sz w:val="26"/>
            <w:szCs w:val="26"/>
          </w:rPr>
          <w:t xml:space="preserve"> </w:t>
        </w:r>
      </w:ins>
    </w:p>
    <w:p w:rsidR="00590342" w:rsidRPr="00590342" w:rsidRDefault="00590342" w:rsidP="00590342">
      <w:pPr>
        <w:pStyle w:val="NoSpacing"/>
        <w:rPr>
          <w:ins w:id="1925" w:author="Mridul Rajbhar" w:date="2022-10-21T13:41:00Z"/>
          <w:rFonts w:ascii="Cambria" w:hAnsi="Cambria" w:cs="Times New Roman"/>
          <w:sz w:val="26"/>
          <w:szCs w:val="26"/>
        </w:rPr>
      </w:pPr>
      <w:ins w:id="1926" w:author="Mridul Rajbhar" w:date="2022-10-21T13:41:00Z">
        <w:r w:rsidRPr="00590342">
          <w:rPr>
            <w:rFonts w:ascii="Cambria" w:hAnsi="Cambria" w:cs="Times New Roman"/>
            <w:sz w:val="26"/>
            <w:szCs w:val="26"/>
          </w:rPr>
          <w:tab/>
        </w:r>
        <w:proofErr w:type="gramStart"/>
        <w:r w:rsidRPr="00590342">
          <w:rPr>
            <w:rFonts w:ascii="Cambria" w:hAnsi="Cambria" w:cs="Times New Roman"/>
            <w:sz w:val="26"/>
            <w:szCs w:val="26"/>
          </w:rPr>
          <w:t>raise</w:t>
        </w:r>
        <w:proofErr w:type="gramEnd"/>
        <w:r w:rsidRPr="00590342">
          <w:rPr>
            <w:rFonts w:ascii="Cambria" w:hAnsi="Cambria" w:cs="Times New Roman"/>
            <w:sz w:val="26"/>
            <w:szCs w:val="26"/>
          </w:rPr>
          <w:t xml:space="preserve"> exception 'Payment with </w:t>
        </w:r>
        <w:proofErr w:type="spellStart"/>
        <w:r w:rsidRPr="00590342">
          <w:rPr>
            <w:rFonts w:ascii="Cambria" w:hAnsi="Cambria" w:cs="Times New Roman"/>
            <w:sz w:val="26"/>
            <w:szCs w:val="26"/>
          </w:rPr>
          <w:t>paymentid</w:t>
        </w:r>
        <w:proofErr w:type="spellEnd"/>
        <w:r w:rsidRPr="00590342">
          <w:rPr>
            <w:rFonts w:ascii="Cambria" w:hAnsi="Cambria" w:cs="Times New Roman"/>
            <w:sz w:val="26"/>
            <w:szCs w:val="26"/>
          </w:rPr>
          <w:t xml:space="preserve"> % not found', </w:t>
        </w:r>
        <w:proofErr w:type="spellStart"/>
        <w:r w:rsidRPr="00590342">
          <w:rPr>
            <w:rFonts w:ascii="Cambria" w:hAnsi="Cambria" w:cs="Times New Roman"/>
            <w:sz w:val="26"/>
            <w:szCs w:val="26"/>
          </w:rPr>
          <w:t>paymentID</w:t>
        </w:r>
        <w:proofErr w:type="spellEnd"/>
        <w:r w:rsidRPr="00590342">
          <w:rPr>
            <w:rFonts w:ascii="Cambria" w:hAnsi="Cambria" w:cs="Times New Roman"/>
            <w:sz w:val="26"/>
            <w:szCs w:val="26"/>
          </w:rPr>
          <w:t>;</w:t>
        </w:r>
        <w:r w:rsidRPr="00590342">
          <w:rPr>
            <w:rFonts w:ascii="Cambria" w:hAnsi="Cambria" w:cs="Times New Roman"/>
            <w:sz w:val="26"/>
            <w:szCs w:val="26"/>
          </w:rPr>
          <w:tab/>
        </w:r>
      </w:ins>
    </w:p>
    <w:p w:rsidR="00590342" w:rsidRPr="00590342" w:rsidRDefault="00590342" w:rsidP="00590342">
      <w:pPr>
        <w:pStyle w:val="NoSpacing"/>
        <w:rPr>
          <w:ins w:id="1927" w:author="Mridul Rajbhar" w:date="2022-10-21T13:41:00Z"/>
          <w:rFonts w:ascii="Cambria" w:hAnsi="Cambria" w:cs="Times New Roman"/>
          <w:sz w:val="26"/>
          <w:szCs w:val="26"/>
        </w:rPr>
      </w:pPr>
      <w:proofErr w:type="gramStart"/>
      <w:ins w:id="1928" w:author="Mridul Rajbhar" w:date="2022-10-21T13:41:00Z">
        <w:r w:rsidRPr="00590342">
          <w:rPr>
            <w:rFonts w:ascii="Cambria" w:hAnsi="Cambria" w:cs="Times New Roman"/>
            <w:sz w:val="26"/>
            <w:szCs w:val="26"/>
          </w:rPr>
          <w:t>end</w:t>
        </w:r>
        <w:proofErr w:type="gramEnd"/>
        <w:r w:rsidRPr="00590342">
          <w:rPr>
            <w:rFonts w:ascii="Cambria" w:hAnsi="Cambria" w:cs="Times New Roman"/>
            <w:sz w:val="26"/>
            <w:szCs w:val="26"/>
          </w:rPr>
          <w:t xml:space="preserve"> if;</w:t>
        </w:r>
      </w:ins>
    </w:p>
    <w:p w:rsidR="00ED0FA3" w:rsidRDefault="00590342">
      <w:pPr>
        <w:pStyle w:val="NoSpacing"/>
        <w:rPr>
          <w:ins w:id="1929" w:author="Mridul Rajbhar" w:date="2022-10-21T13:31:00Z"/>
          <w:rFonts w:ascii="Cambria" w:hAnsi="Cambria" w:cs="Times New Roman"/>
          <w:sz w:val="26"/>
          <w:szCs w:val="26"/>
        </w:rPr>
        <w:pPrChange w:id="1930" w:author="Mridul Rajbhar" w:date="2022-10-20T14:55:00Z">
          <w:pPr>
            <w:pStyle w:val="NoSpacing"/>
            <w:ind w:left="360"/>
            <w:jc w:val="center"/>
          </w:pPr>
        </w:pPrChange>
      </w:pPr>
      <w:proofErr w:type="gramStart"/>
      <w:ins w:id="1931" w:author="Mridul Rajbhar" w:date="2022-10-21T13:41:00Z">
        <w:r w:rsidRPr="00590342">
          <w:rPr>
            <w:rFonts w:ascii="Cambria" w:hAnsi="Cambria" w:cs="Times New Roman"/>
            <w:sz w:val="26"/>
            <w:szCs w:val="26"/>
          </w:rPr>
          <w:t>end</w:t>
        </w:r>
        <w:proofErr w:type="gramEnd"/>
        <w:r w:rsidRPr="00590342">
          <w:rPr>
            <w:rFonts w:ascii="Cambria" w:hAnsi="Cambria" w:cs="Times New Roman"/>
            <w:sz w:val="26"/>
            <w:szCs w:val="26"/>
          </w:rPr>
          <w:t>; $$</w:t>
        </w:r>
      </w:ins>
    </w:p>
    <w:p w:rsidR="00ED0FA3" w:rsidRDefault="00A75AE9">
      <w:pPr>
        <w:pStyle w:val="NoSpacing"/>
        <w:rPr>
          <w:ins w:id="1932" w:author="Mridul Rajbhar" w:date="2022-10-21T13:59:00Z"/>
          <w:rFonts w:cstheme="minorHAnsi"/>
          <w:b/>
          <w:color w:val="FF0000"/>
          <w:sz w:val="30"/>
          <w:szCs w:val="26"/>
        </w:rPr>
        <w:pPrChange w:id="1933" w:author="Mridul Rajbhar" w:date="2022-10-20T14:55:00Z">
          <w:pPr>
            <w:pStyle w:val="NoSpacing"/>
            <w:ind w:left="360"/>
            <w:jc w:val="center"/>
          </w:pPr>
        </w:pPrChange>
      </w:pPr>
      <w:ins w:id="1934" w:author="Mridul Rajbhar" w:date="2022-10-21T13:32:00Z">
        <w:r>
          <w:rPr>
            <w:rFonts w:cstheme="minorHAnsi"/>
            <w:b/>
            <w:color w:val="FF0000"/>
            <w:sz w:val="30"/>
            <w:szCs w:val="26"/>
          </w:rPr>
          <w:t xml:space="preserve">In </w:t>
        </w:r>
        <w:proofErr w:type="spellStart"/>
        <w:r>
          <w:rPr>
            <w:rFonts w:cstheme="minorHAnsi"/>
            <w:b/>
            <w:color w:val="FF0000"/>
            <w:sz w:val="30"/>
            <w:szCs w:val="26"/>
          </w:rPr>
          <w:t>postgres</w:t>
        </w:r>
        <w:proofErr w:type="spellEnd"/>
        <w:r>
          <w:rPr>
            <w:rFonts w:cstheme="minorHAnsi"/>
            <w:b/>
            <w:color w:val="FF0000"/>
            <w:sz w:val="30"/>
            <w:szCs w:val="26"/>
          </w:rPr>
          <w:t xml:space="preserve"> switch case there is no BREAK statement</w:t>
        </w:r>
        <w:r w:rsidR="00D85F3C">
          <w:rPr>
            <w:rFonts w:cstheme="minorHAnsi"/>
            <w:b/>
            <w:color w:val="FF0000"/>
            <w:sz w:val="30"/>
            <w:szCs w:val="26"/>
          </w:rPr>
          <w:t>.</w:t>
        </w:r>
      </w:ins>
    </w:p>
    <w:p w:rsidR="003C41E1" w:rsidRDefault="003C41E1">
      <w:pPr>
        <w:pStyle w:val="NoSpacing"/>
        <w:rPr>
          <w:ins w:id="1935" w:author="Mridul Rajbhar" w:date="2022-10-21T13:59:00Z"/>
          <w:rFonts w:cstheme="minorHAnsi"/>
          <w:b/>
          <w:color w:val="FF0000"/>
          <w:sz w:val="30"/>
          <w:szCs w:val="26"/>
        </w:rPr>
        <w:pPrChange w:id="1936" w:author="Mridul Rajbhar" w:date="2022-10-20T14:55:00Z">
          <w:pPr>
            <w:pStyle w:val="NoSpacing"/>
            <w:ind w:left="360"/>
            <w:jc w:val="center"/>
          </w:pPr>
        </w:pPrChange>
      </w:pPr>
    </w:p>
    <w:p w:rsidR="003C41E1" w:rsidRDefault="003C41E1">
      <w:pPr>
        <w:pStyle w:val="NoSpacing"/>
        <w:rPr>
          <w:ins w:id="1937" w:author="Mridul Rajbhar" w:date="2022-10-21T13:59:00Z"/>
          <w:rFonts w:cstheme="minorHAnsi"/>
          <w:b/>
          <w:color w:val="FF0000"/>
          <w:sz w:val="30"/>
          <w:szCs w:val="26"/>
        </w:rPr>
        <w:pPrChange w:id="1938" w:author="Mridul Rajbhar" w:date="2022-10-20T14:55:00Z">
          <w:pPr>
            <w:pStyle w:val="NoSpacing"/>
            <w:ind w:left="360"/>
            <w:jc w:val="center"/>
          </w:pPr>
        </w:pPrChange>
      </w:pPr>
    </w:p>
    <w:p w:rsidR="003C41E1" w:rsidRDefault="003C41E1" w:rsidP="003C41E1">
      <w:pPr>
        <w:pStyle w:val="NoSpacing"/>
        <w:rPr>
          <w:ins w:id="1939" w:author="Mridul Rajbhar" w:date="2022-10-21T13:59:00Z"/>
          <w:sz w:val="30"/>
          <w:szCs w:val="30"/>
        </w:rPr>
      </w:pPr>
      <w:ins w:id="1940" w:author="Mridul Rajbhar" w:date="2022-10-21T13:59:00Z">
        <w:r>
          <w:rPr>
            <w:sz w:val="30"/>
            <w:szCs w:val="30"/>
          </w:rPr>
          <w:t>Question: create procedure and display ‘hello world’ 5 times.</w:t>
        </w:r>
      </w:ins>
    </w:p>
    <w:p w:rsidR="003C41E1" w:rsidRDefault="003C41E1" w:rsidP="003C41E1">
      <w:pPr>
        <w:pStyle w:val="NoSpacing"/>
        <w:rPr>
          <w:ins w:id="1941" w:author="Mridul Rajbhar" w:date="2022-10-21T13:59:00Z"/>
          <w:sz w:val="30"/>
          <w:szCs w:val="30"/>
        </w:rPr>
      </w:pPr>
      <w:ins w:id="1942" w:author="Mridul Rajbhar" w:date="2022-10-21T13:59:00Z">
        <w:r>
          <w:rPr>
            <w:sz w:val="30"/>
            <w:szCs w:val="30"/>
          </w:rPr>
          <w:t xml:space="preserve"> </w:t>
        </w:r>
      </w:ins>
    </w:p>
    <w:p w:rsidR="003C41E1" w:rsidRPr="006F64EB" w:rsidRDefault="003C41E1" w:rsidP="003C41E1">
      <w:pPr>
        <w:pStyle w:val="NoSpacing"/>
        <w:rPr>
          <w:ins w:id="1943" w:author="Mridul Rajbhar" w:date="2022-10-21T13:59:00Z"/>
          <w:color w:val="002060"/>
          <w:sz w:val="30"/>
          <w:szCs w:val="30"/>
        </w:rPr>
      </w:pPr>
      <w:proofErr w:type="gramStart"/>
      <w:ins w:id="1944" w:author="Mridul Rajbhar" w:date="2022-10-21T13:59:00Z">
        <w:r w:rsidRPr="006F64EB">
          <w:rPr>
            <w:color w:val="002060"/>
            <w:sz w:val="30"/>
            <w:szCs w:val="30"/>
          </w:rPr>
          <w:t>create</w:t>
        </w:r>
        <w:proofErr w:type="gramEnd"/>
        <w:r w:rsidRPr="006F64EB">
          <w:rPr>
            <w:color w:val="002060"/>
            <w:sz w:val="30"/>
            <w:szCs w:val="30"/>
          </w:rPr>
          <w:t xml:space="preserve"> or replace PROCEDURE </w:t>
        </w:r>
        <w:proofErr w:type="spellStart"/>
        <w:r w:rsidRPr="006F64EB">
          <w:rPr>
            <w:color w:val="002060"/>
            <w:sz w:val="30"/>
            <w:szCs w:val="30"/>
          </w:rPr>
          <w:t>display_hello</w:t>
        </w:r>
        <w:proofErr w:type="spellEnd"/>
        <w:r w:rsidRPr="006F64EB">
          <w:rPr>
            <w:color w:val="002060"/>
            <w:sz w:val="30"/>
            <w:szCs w:val="30"/>
          </w:rPr>
          <w:t>(count integer)</w:t>
        </w:r>
      </w:ins>
    </w:p>
    <w:p w:rsidR="003C41E1" w:rsidRPr="006F64EB" w:rsidRDefault="003C41E1" w:rsidP="003C41E1">
      <w:pPr>
        <w:pStyle w:val="NoSpacing"/>
        <w:rPr>
          <w:ins w:id="1945" w:author="Mridul Rajbhar" w:date="2022-10-21T13:59:00Z"/>
          <w:color w:val="002060"/>
          <w:sz w:val="30"/>
          <w:szCs w:val="30"/>
        </w:rPr>
      </w:pPr>
      <w:proofErr w:type="gramStart"/>
      <w:ins w:id="1946" w:author="Mridul Rajbhar" w:date="2022-10-21T13:59:00Z">
        <w:r w:rsidRPr="006F64EB">
          <w:rPr>
            <w:color w:val="002060"/>
            <w:sz w:val="30"/>
            <w:szCs w:val="30"/>
          </w:rPr>
          <w:t>language</w:t>
        </w:r>
        <w:proofErr w:type="gramEnd"/>
        <w:r w:rsidRPr="006F64EB">
          <w:rPr>
            <w:color w:val="002060"/>
            <w:sz w:val="30"/>
            <w:szCs w:val="30"/>
          </w:rPr>
          <w:t xml:space="preserve"> </w:t>
        </w:r>
        <w:proofErr w:type="spellStart"/>
        <w:r w:rsidRPr="006F64EB">
          <w:rPr>
            <w:color w:val="002060"/>
            <w:sz w:val="30"/>
            <w:szCs w:val="30"/>
          </w:rPr>
          <w:t>plpgsql</w:t>
        </w:r>
        <w:proofErr w:type="spellEnd"/>
      </w:ins>
    </w:p>
    <w:p w:rsidR="003C41E1" w:rsidRPr="006F64EB" w:rsidRDefault="003C41E1" w:rsidP="003C41E1">
      <w:pPr>
        <w:pStyle w:val="NoSpacing"/>
        <w:rPr>
          <w:ins w:id="1947" w:author="Mridul Rajbhar" w:date="2022-10-21T13:59:00Z"/>
          <w:color w:val="002060"/>
          <w:sz w:val="30"/>
          <w:szCs w:val="30"/>
        </w:rPr>
      </w:pPr>
      <w:proofErr w:type="gramStart"/>
      <w:ins w:id="1948" w:author="Mridul Rajbhar" w:date="2022-10-21T13:59:00Z">
        <w:r w:rsidRPr="006F64EB">
          <w:rPr>
            <w:color w:val="002060"/>
            <w:sz w:val="30"/>
            <w:szCs w:val="30"/>
          </w:rPr>
          <w:t>as</w:t>
        </w:r>
        <w:proofErr w:type="gramEnd"/>
        <w:r w:rsidRPr="006F64EB">
          <w:rPr>
            <w:color w:val="002060"/>
            <w:sz w:val="30"/>
            <w:szCs w:val="30"/>
          </w:rPr>
          <w:t xml:space="preserve"> $$</w:t>
        </w:r>
      </w:ins>
    </w:p>
    <w:p w:rsidR="003C41E1" w:rsidRPr="006F64EB" w:rsidRDefault="003C41E1" w:rsidP="003C41E1">
      <w:pPr>
        <w:pStyle w:val="NoSpacing"/>
        <w:rPr>
          <w:ins w:id="1949" w:author="Mridul Rajbhar" w:date="2022-10-21T13:59:00Z"/>
          <w:color w:val="002060"/>
          <w:sz w:val="30"/>
          <w:szCs w:val="30"/>
        </w:rPr>
      </w:pPr>
      <w:ins w:id="1950" w:author="Mridul Rajbhar" w:date="2022-10-21T13:59:00Z">
        <w:r w:rsidRPr="006F64EB">
          <w:rPr>
            <w:color w:val="002060"/>
            <w:sz w:val="30"/>
            <w:szCs w:val="30"/>
          </w:rPr>
          <w:t>DECLARE</w:t>
        </w:r>
      </w:ins>
    </w:p>
    <w:p w:rsidR="003C41E1" w:rsidRPr="006F64EB" w:rsidRDefault="003C41E1" w:rsidP="003C41E1">
      <w:pPr>
        <w:pStyle w:val="NoSpacing"/>
        <w:rPr>
          <w:ins w:id="1951" w:author="Mridul Rajbhar" w:date="2022-10-21T13:59:00Z"/>
          <w:color w:val="002060"/>
          <w:sz w:val="30"/>
          <w:szCs w:val="30"/>
        </w:rPr>
      </w:pPr>
      <w:ins w:id="1952" w:author="Mridul Rajbhar" w:date="2022-10-21T13:59:00Z">
        <w:r w:rsidRPr="006F64EB">
          <w:rPr>
            <w:color w:val="002060"/>
            <w:sz w:val="30"/>
            <w:szCs w:val="30"/>
          </w:rPr>
          <w:tab/>
        </w:r>
        <w:proofErr w:type="spellStart"/>
        <w:proofErr w:type="gramStart"/>
        <w:r w:rsidRPr="006F64EB">
          <w:rPr>
            <w:color w:val="002060"/>
            <w:sz w:val="30"/>
            <w:szCs w:val="30"/>
          </w:rPr>
          <w:t>tempInt</w:t>
        </w:r>
        <w:proofErr w:type="spellEnd"/>
        <w:proofErr w:type="gramEnd"/>
        <w:r w:rsidRPr="006F64EB">
          <w:rPr>
            <w:color w:val="002060"/>
            <w:sz w:val="30"/>
            <w:szCs w:val="30"/>
          </w:rPr>
          <w:t xml:space="preserve"> integer=0;</w:t>
        </w:r>
      </w:ins>
    </w:p>
    <w:p w:rsidR="003C41E1" w:rsidRPr="006F64EB" w:rsidRDefault="003C41E1" w:rsidP="003C41E1">
      <w:pPr>
        <w:pStyle w:val="NoSpacing"/>
        <w:rPr>
          <w:ins w:id="1953" w:author="Mridul Rajbhar" w:date="2022-10-21T13:59:00Z"/>
          <w:color w:val="002060"/>
          <w:sz w:val="30"/>
          <w:szCs w:val="30"/>
        </w:rPr>
      </w:pPr>
      <w:proofErr w:type="gramStart"/>
      <w:ins w:id="1954" w:author="Mridul Rajbhar" w:date="2022-10-21T13:59:00Z">
        <w:r w:rsidRPr="006F64EB">
          <w:rPr>
            <w:color w:val="002060"/>
            <w:sz w:val="30"/>
            <w:szCs w:val="30"/>
          </w:rPr>
          <w:t>begin</w:t>
        </w:r>
        <w:proofErr w:type="gramEnd"/>
        <w:r w:rsidRPr="006F64EB">
          <w:rPr>
            <w:color w:val="002060"/>
            <w:sz w:val="30"/>
            <w:szCs w:val="30"/>
          </w:rPr>
          <w:t xml:space="preserve"> </w:t>
        </w:r>
      </w:ins>
    </w:p>
    <w:p w:rsidR="003C41E1" w:rsidRPr="006F64EB" w:rsidRDefault="003C41E1" w:rsidP="003C41E1">
      <w:pPr>
        <w:pStyle w:val="NoSpacing"/>
        <w:rPr>
          <w:ins w:id="1955" w:author="Mridul Rajbhar" w:date="2022-10-21T13:59:00Z"/>
          <w:color w:val="002060"/>
          <w:sz w:val="30"/>
          <w:szCs w:val="30"/>
        </w:rPr>
      </w:pPr>
    </w:p>
    <w:p w:rsidR="003C41E1" w:rsidRPr="006F64EB" w:rsidRDefault="003C41E1" w:rsidP="003C41E1">
      <w:pPr>
        <w:pStyle w:val="NoSpacing"/>
        <w:rPr>
          <w:ins w:id="1956" w:author="Mridul Rajbhar" w:date="2022-10-21T13:59:00Z"/>
          <w:color w:val="002060"/>
          <w:sz w:val="30"/>
          <w:szCs w:val="30"/>
        </w:rPr>
      </w:pPr>
      <w:proofErr w:type="gramStart"/>
      <w:ins w:id="1957" w:author="Mridul Rajbhar" w:date="2022-10-21T13:59:00Z">
        <w:r w:rsidRPr="006F64EB">
          <w:rPr>
            <w:color w:val="002060"/>
            <w:sz w:val="30"/>
            <w:szCs w:val="30"/>
          </w:rPr>
          <w:t>loop</w:t>
        </w:r>
        <w:proofErr w:type="gramEnd"/>
        <w:r w:rsidRPr="006F64EB">
          <w:rPr>
            <w:color w:val="002060"/>
            <w:sz w:val="30"/>
            <w:szCs w:val="30"/>
          </w:rPr>
          <w:t xml:space="preserve"> </w:t>
        </w:r>
      </w:ins>
    </w:p>
    <w:p w:rsidR="003C41E1" w:rsidRPr="006F64EB" w:rsidRDefault="003C41E1" w:rsidP="003C41E1">
      <w:pPr>
        <w:pStyle w:val="NoSpacing"/>
        <w:rPr>
          <w:ins w:id="1958" w:author="Mridul Rajbhar" w:date="2022-10-21T13:59:00Z"/>
          <w:color w:val="002060"/>
          <w:sz w:val="30"/>
          <w:szCs w:val="30"/>
        </w:rPr>
      </w:pPr>
      <w:ins w:id="1959" w:author="Mridul Rajbhar" w:date="2022-10-21T13:59:00Z">
        <w:r w:rsidRPr="006F64EB">
          <w:rPr>
            <w:color w:val="002060"/>
            <w:sz w:val="30"/>
            <w:szCs w:val="30"/>
          </w:rPr>
          <w:tab/>
        </w:r>
        <w:proofErr w:type="gramStart"/>
        <w:r w:rsidRPr="006F64EB">
          <w:rPr>
            <w:color w:val="002060"/>
            <w:sz w:val="30"/>
            <w:szCs w:val="30"/>
          </w:rPr>
          <w:t>raise</w:t>
        </w:r>
        <w:proofErr w:type="gramEnd"/>
        <w:r w:rsidRPr="006F64EB">
          <w:rPr>
            <w:color w:val="002060"/>
            <w:sz w:val="30"/>
            <w:szCs w:val="30"/>
          </w:rPr>
          <w:t xml:space="preserve"> info 'hello world';</w:t>
        </w:r>
      </w:ins>
    </w:p>
    <w:p w:rsidR="003C41E1" w:rsidRPr="006F64EB" w:rsidRDefault="003C41E1" w:rsidP="003C41E1">
      <w:pPr>
        <w:pStyle w:val="NoSpacing"/>
        <w:rPr>
          <w:ins w:id="1960" w:author="Mridul Rajbhar" w:date="2022-10-21T13:59:00Z"/>
          <w:color w:val="002060"/>
          <w:sz w:val="30"/>
          <w:szCs w:val="30"/>
        </w:rPr>
      </w:pPr>
      <w:ins w:id="1961" w:author="Mridul Rajbhar" w:date="2022-10-21T13:59:00Z">
        <w:r w:rsidRPr="006F64EB">
          <w:rPr>
            <w:color w:val="002060"/>
            <w:sz w:val="30"/>
            <w:szCs w:val="30"/>
          </w:rPr>
          <w:tab/>
        </w:r>
        <w:proofErr w:type="spellStart"/>
        <w:proofErr w:type="gramStart"/>
        <w:r w:rsidRPr="006F64EB">
          <w:rPr>
            <w:color w:val="002060"/>
            <w:sz w:val="30"/>
            <w:szCs w:val="30"/>
          </w:rPr>
          <w:t>tempInt</w:t>
        </w:r>
        <w:proofErr w:type="spellEnd"/>
        <w:proofErr w:type="gramEnd"/>
        <w:r w:rsidRPr="006F64EB">
          <w:rPr>
            <w:color w:val="002060"/>
            <w:sz w:val="30"/>
            <w:szCs w:val="30"/>
          </w:rPr>
          <w:t>= tempInt+1;</w:t>
        </w:r>
      </w:ins>
    </w:p>
    <w:p w:rsidR="003C41E1" w:rsidRPr="006F64EB" w:rsidRDefault="003C41E1" w:rsidP="003C41E1">
      <w:pPr>
        <w:pStyle w:val="NoSpacing"/>
        <w:rPr>
          <w:ins w:id="1962" w:author="Mridul Rajbhar" w:date="2022-10-21T13:59:00Z"/>
          <w:color w:val="002060"/>
          <w:sz w:val="30"/>
          <w:szCs w:val="30"/>
        </w:rPr>
      </w:pPr>
      <w:ins w:id="1963" w:author="Mridul Rajbhar" w:date="2022-10-21T13:59:00Z">
        <w:r w:rsidRPr="006F64EB">
          <w:rPr>
            <w:color w:val="002060"/>
            <w:sz w:val="30"/>
            <w:szCs w:val="30"/>
          </w:rPr>
          <w:tab/>
        </w:r>
        <w:proofErr w:type="gramStart"/>
        <w:r w:rsidRPr="006F64EB">
          <w:rPr>
            <w:color w:val="002060"/>
            <w:sz w:val="30"/>
            <w:szCs w:val="30"/>
          </w:rPr>
          <w:t>exit</w:t>
        </w:r>
        <w:proofErr w:type="gramEnd"/>
        <w:r w:rsidRPr="006F64EB">
          <w:rPr>
            <w:color w:val="002060"/>
            <w:sz w:val="30"/>
            <w:szCs w:val="30"/>
          </w:rPr>
          <w:t xml:space="preserve"> when </w:t>
        </w:r>
        <w:proofErr w:type="spellStart"/>
        <w:r w:rsidRPr="006F64EB">
          <w:rPr>
            <w:color w:val="002060"/>
            <w:sz w:val="30"/>
            <w:szCs w:val="30"/>
          </w:rPr>
          <w:t>tempInt</w:t>
        </w:r>
        <w:proofErr w:type="spellEnd"/>
        <w:r w:rsidRPr="006F64EB">
          <w:rPr>
            <w:color w:val="002060"/>
            <w:sz w:val="30"/>
            <w:szCs w:val="30"/>
          </w:rPr>
          <w:t xml:space="preserve"> = count;</w:t>
        </w:r>
      </w:ins>
    </w:p>
    <w:p w:rsidR="003C41E1" w:rsidRPr="006F64EB" w:rsidRDefault="003C41E1" w:rsidP="003C41E1">
      <w:pPr>
        <w:pStyle w:val="NoSpacing"/>
        <w:rPr>
          <w:ins w:id="1964" w:author="Mridul Rajbhar" w:date="2022-10-21T13:59:00Z"/>
          <w:color w:val="002060"/>
          <w:sz w:val="30"/>
          <w:szCs w:val="30"/>
        </w:rPr>
      </w:pPr>
      <w:proofErr w:type="gramStart"/>
      <w:ins w:id="1965" w:author="Mridul Rajbhar" w:date="2022-10-21T13:59:00Z">
        <w:r w:rsidRPr="006F64EB">
          <w:rPr>
            <w:color w:val="002060"/>
            <w:sz w:val="30"/>
            <w:szCs w:val="30"/>
          </w:rPr>
          <w:t>end</w:t>
        </w:r>
        <w:proofErr w:type="gramEnd"/>
        <w:r w:rsidRPr="006F64EB">
          <w:rPr>
            <w:color w:val="002060"/>
            <w:sz w:val="30"/>
            <w:szCs w:val="30"/>
          </w:rPr>
          <w:t xml:space="preserve"> loop;</w:t>
        </w:r>
      </w:ins>
    </w:p>
    <w:p w:rsidR="003C41E1" w:rsidRPr="006F64EB" w:rsidRDefault="003C41E1" w:rsidP="003C41E1">
      <w:pPr>
        <w:pStyle w:val="NoSpacing"/>
        <w:rPr>
          <w:ins w:id="1966" w:author="Mridul Rajbhar" w:date="2022-10-21T13:59:00Z"/>
          <w:color w:val="002060"/>
          <w:sz w:val="30"/>
          <w:szCs w:val="30"/>
        </w:rPr>
      </w:pPr>
      <w:proofErr w:type="gramStart"/>
      <w:ins w:id="1967" w:author="Mridul Rajbhar" w:date="2022-10-21T13:59:00Z">
        <w:r w:rsidRPr="006F64EB">
          <w:rPr>
            <w:color w:val="002060"/>
            <w:sz w:val="30"/>
            <w:szCs w:val="30"/>
          </w:rPr>
          <w:t>end</w:t>
        </w:r>
        <w:proofErr w:type="gramEnd"/>
        <w:r w:rsidRPr="006F64EB">
          <w:rPr>
            <w:color w:val="002060"/>
            <w:sz w:val="30"/>
            <w:szCs w:val="30"/>
          </w:rPr>
          <w:t>; $$</w:t>
        </w:r>
      </w:ins>
    </w:p>
    <w:p w:rsidR="003C41E1" w:rsidRDefault="003C41E1">
      <w:pPr>
        <w:pStyle w:val="NoSpacing"/>
        <w:rPr>
          <w:ins w:id="1968" w:author="Mridul Rajbhar" w:date="2022-10-21T16:02:00Z"/>
          <w:rFonts w:cstheme="minorHAnsi"/>
          <w:b/>
          <w:color w:val="FF0000"/>
          <w:sz w:val="30"/>
          <w:szCs w:val="26"/>
        </w:rPr>
        <w:pPrChange w:id="1969" w:author="Mridul Rajbhar" w:date="2022-10-20T14:55:00Z">
          <w:pPr>
            <w:pStyle w:val="NoSpacing"/>
            <w:ind w:left="360"/>
            <w:jc w:val="center"/>
          </w:pPr>
        </w:pPrChange>
      </w:pPr>
    </w:p>
    <w:p w:rsidR="00B972A4" w:rsidRDefault="00B972A4">
      <w:pPr>
        <w:pStyle w:val="NoSpacing"/>
        <w:rPr>
          <w:ins w:id="1970" w:author="Mridul Rajbhar" w:date="2022-10-21T16:02:00Z"/>
          <w:rFonts w:cstheme="minorHAnsi"/>
          <w:b/>
          <w:color w:val="FF0000"/>
          <w:sz w:val="30"/>
          <w:szCs w:val="26"/>
        </w:rPr>
        <w:pPrChange w:id="1971" w:author="Mridul Rajbhar" w:date="2022-10-20T14:55:00Z">
          <w:pPr>
            <w:pStyle w:val="NoSpacing"/>
            <w:ind w:left="360"/>
            <w:jc w:val="center"/>
          </w:pPr>
        </w:pPrChange>
      </w:pPr>
    </w:p>
    <w:p w:rsidR="007A1FBE" w:rsidRDefault="007A1FBE" w:rsidP="00B972A4">
      <w:pPr>
        <w:pStyle w:val="NoSpacing"/>
        <w:rPr>
          <w:ins w:id="1972" w:author="Mridul Rajbhar" w:date="2022-10-21T16:03:00Z"/>
          <w:rFonts w:ascii="Consolas" w:hAnsi="Consolas" w:cstheme="minorHAnsi"/>
          <w:sz w:val="40"/>
          <w:szCs w:val="26"/>
        </w:rPr>
      </w:pPr>
      <w:ins w:id="1973" w:author="Mridul Rajbhar" w:date="2022-10-21T16:03:00Z">
        <w:r>
          <w:rPr>
            <w:rFonts w:ascii="Consolas" w:hAnsi="Consolas" w:cstheme="minorHAnsi"/>
            <w:sz w:val="40"/>
            <w:szCs w:val="26"/>
          </w:rPr>
          <w:lastRenderedPageBreak/>
          <w:t>For Loop Syntax</w:t>
        </w:r>
      </w:ins>
    </w:p>
    <w:p w:rsidR="00B57D00" w:rsidRDefault="00B57D00" w:rsidP="00B972A4">
      <w:pPr>
        <w:pStyle w:val="NoSpacing"/>
        <w:rPr>
          <w:ins w:id="1974" w:author="Mridul Rajbhar" w:date="2022-10-21T16:03:00Z"/>
          <w:rFonts w:ascii="Consolas" w:hAnsi="Consolas" w:cstheme="minorHAnsi"/>
          <w:sz w:val="30"/>
          <w:szCs w:val="26"/>
        </w:rPr>
      </w:pPr>
    </w:p>
    <w:p w:rsidR="00B57D00" w:rsidRDefault="00B57D00" w:rsidP="00B972A4">
      <w:pPr>
        <w:pStyle w:val="NoSpacing"/>
        <w:rPr>
          <w:ins w:id="1975" w:author="Mridul Rajbhar" w:date="2022-10-21T16:04:00Z"/>
          <w:rFonts w:ascii="Consolas" w:hAnsi="Consolas" w:cstheme="minorHAnsi"/>
          <w:sz w:val="30"/>
          <w:szCs w:val="26"/>
        </w:rPr>
      </w:pPr>
      <w:ins w:id="1976" w:author="Mridul Rajbhar" w:date="2022-10-21T16:03:00Z">
        <w:r>
          <w:rPr>
            <w:rFonts w:ascii="Consolas" w:hAnsi="Consolas" w:cstheme="minorHAnsi"/>
            <w:sz w:val="30"/>
            <w:szCs w:val="26"/>
          </w:rPr>
          <w:t xml:space="preserve">For </w:t>
        </w:r>
      </w:ins>
      <w:ins w:id="1977" w:author="Mridul Rajbhar" w:date="2022-10-21T16:05:00Z">
        <w:r w:rsidR="00AF09DC">
          <w:rPr>
            <w:rFonts w:ascii="Consolas" w:hAnsi="Consolas" w:cstheme="minorHAnsi"/>
            <w:sz w:val="30"/>
            <w:szCs w:val="26"/>
          </w:rPr>
          <w:t>&lt;&lt;</w:t>
        </w:r>
        <w:proofErr w:type="spellStart"/>
        <w:r w:rsidR="00AF09DC">
          <w:rPr>
            <w:rFonts w:ascii="Consolas" w:hAnsi="Consolas" w:cstheme="minorHAnsi"/>
            <w:sz w:val="30"/>
            <w:szCs w:val="26"/>
          </w:rPr>
          <w:t>counter_</w:t>
        </w:r>
      </w:ins>
      <w:ins w:id="1978" w:author="Mridul Rajbhar" w:date="2022-10-21T16:03:00Z">
        <w:r>
          <w:rPr>
            <w:rFonts w:ascii="Consolas" w:hAnsi="Consolas" w:cstheme="minorHAnsi"/>
            <w:sz w:val="30"/>
            <w:szCs w:val="26"/>
          </w:rPr>
          <w:t>variable_name</w:t>
        </w:r>
      </w:ins>
      <w:proofErr w:type="spellEnd"/>
      <w:ins w:id="1979" w:author="Mridul Rajbhar" w:date="2022-10-21T16:05:00Z">
        <w:r w:rsidR="00AF09DC">
          <w:rPr>
            <w:rFonts w:ascii="Consolas" w:hAnsi="Consolas" w:cstheme="minorHAnsi"/>
            <w:sz w:val="30"/>
            <w:szCs w:val="26"/>
          </w:rPr>
          <w:t>&gt;&gt;</w:t>
        </w:r>
      </w:ins>
      <w:ins w:id="1980" w:author="Mridul Rajbhar" w:date="2022-10-21T16:03:00Z">
        <w:r>
          <w:rPr>
            <w:rFonts w:ascii="Consolas" w:hAnsi="Consolas" w:cstheme="minorHAnsi"/>
            <w:sz w:val="30"/>
            <w:szCs w:val="26"/>
          </w:rPr>
          <w:t xml:space="preserve"> in [reverse] </w:t>
        </w:r>
      </w:ins>
      <w:ins w:id="1981" w:author="Mridul Rajbhar" w:date="2022-10-21T16:04:00Z">
        <w:r>
          <w:rPr>
            <w:rFonts w:ascii="Consolas" w:hAnsi="Consolas" w:cstheme="minorHAnsi"/>
            <w:sz w:val="30"/>
            <w:szCs w:val="26"/>
          </w:rPr>
          <w:t>[start]</w:t>
        </w:r>
        <w:proofErr w:type="gramStart"/>
        <w:r>
          <w:rPr>
            <w:rFonts w:ascii="Consolas" w:hAnsi="Consolas" w:cstheme="minorHAnsi"/>
            <w:sz w:val="30"/>
            <w:szCs w:val="26"/>
          </w:rPr>
          <w:t>..</w:t>
        </w:r>
        <w:proofErr w:type="gramEnd"/>
        <w:r>
          <w:rPr>
            <w:rFonts w:ascii="Consolas" w:hAnsi="Consolas" w:cstheme="minorHAnsi"/>
            <w:sz w:val="30"/>
            <w:szCs w:val="26"/>
          </w:rPr>
          <w:t>[</w:t>
        </w:r>
        <w:proofErr w:type="gramStart"/>
        <w:r>
          <w:rPr>
            <w:rFonts w:ascii="Consolas" w:hAnsi="Consolas" w:cstheme="minorHAnsi"/>
            <w:sz w:val="30"/>
            <w:szCs w:val="26"/>
          </w:rPr>
          <w:t>end</w:t>
        </w:r>
        <w:proofErr w:type="gramEnd"/>
        <w:r>
          <w:rPr>
            <w:rFonts w:ascii="Consolas" w:hAnsi="Consolas" w:cstheme="minorHAnsi"/>
            <w:sz w:val="30"/>
            <w:szCs w:val="26"/>
          </w:rPr>
          <w:t>] [</w:t>
        </w:r>
        <w:proofErr w:type="gramStart"/>
        <w:r>
          <w:rPr>
            <w:rFonts w:ascii="Consolas" w:hAnsi="Consolas" w:cstheme="minorHAnsi"/>
            <w:sz w:val="30"/>
            <w:szCs w:val="26"/>
          </w:rPr>
          <w:t>by</w:t>
        </w:r>
        <w:proofErr w:type="gramEnd"/>
        <w:r>
          <w:rPr>
            <w:rFonts w:ascii="Consolas" w:hAnsi="Consolas" w:cstheme="minorHAnsi"/>
            <w:sz w:val="30"/>
            <w:szCs w:val="26"/>
          </w:rPr>
          <w:t xml:space="preserve"> stepping]</w:t>
        </w:r>
      </w:ins>
    </w:p>
    <w:p w:rsidR="00B57D00" w:rsidRDefault="00B57D00" w:rsidP="00B972A4">
      <w:pPr>
        <w:pStyle w:val="NoSpacing"/>
        <w:rPr>
          <w:ins w:id="1982" w:author="Mridul Rajbhar" w:date="2022-10-21T16:04:00Z"/>
          <w:rFonts w:ascii="Consolas" w:hAnsi="Consolas" w:cstheme="minorHAnsi"/>
          <w:sz w:val="30"/>
          <w:szCs w:val="26"/>
        </w:rPr>
      </w:pPr>
      <w:ins w:id="1983" w:author="Mridul Rajbhar" w:date="2022-10-21T16:04:00Z">
        <w:r>
          <w:rPr>
            <w:rFonts w:ascii="Consolas" w:hAnsi="Consolas" w:cstheme="minorHAnsi"/>
            <w:sz w:val="30"/>
            <w:szCs w:val="26"/>
          </w:rPr>
          <w:t>Loop</w:t>
        </w:r>
      </w:ins>
    </w:p>
    <w:p w:rsidR="00B57D00" w:rsidRDefault="00B57D00" w:rsidP="00B972A4">
      <w:pPr>
        <w:pStyle w:val="NoSpacing"/>
        <w:rPr>
          <w:ins w:id="1984" w:author="Mridul Rajbhar" w:date="2022-10-21T16:04:00Z"/>
          <w:rFonts w:ascii="Consolas" w:hAnsi="Consolas" w:cstheme="minorHAnsi"/>
          <w:sz w:val="30"/>
          <w:szCs w:val="26"/>
        </w:rPr>
      </w:pPr>
      <w:ins w:id="1985" w:author="Mridul Rajbhar" w:date="2022-10-21T16:04:00Z">
        <w:r>
          <w:rPr>
            <w:rFonts w:ascii="Consolas" w:hAnsi="Consolas" w:cstheme="minorHAnsi"/>
            <w:sz w:val="30"/>
            <w:szCs w:val="26"/>
          </w:rPr>
          <w:tab/>
        </w:r>
        <w:proofErr w:type="gramStart"/>
        <w:r>
          <w:rPr>
            <w:rFonts w:ascii="Consolas" w:hAnsi="Consolas" w:cstheme="minorHAnsi"/>
            <w:sz w:val="30"/>
            <w:szCs w:val="26"/>
          </w:rPr>
          <w:t>statements</w:t>
        </w:r>
        <w:proofErr w:type="gramEnd"/>
      </w:ins>
    </w:p>
    <w:p w:rsidR="00B57D00" w:rsidRDefault="00B57D00" w:rsidP="00B972A4">
      <w:pPr>
        <w:pStyle w:val="NoSpacing"/>
        <w:rPr>
          <w:ins w:id="1986" w:author="Mridul Rajbhar" w:date="2022-10-21T16:04:00Z"/>
          <w:rFonts w:ascii="Consolas" w:hAnsi="Consolas" w:cstheme="minorHAnsi"/>
          <w:sz w:val="30"/>
          <w:szCs w:val="26"/>
        </w:rPr>
      </w:pPr>
      <w:ins w:id="1987" w:author="Mridul Rajbhar" w:date="2022-10-21T16:04:00Z">
        <w:r>
          <w:rPr>
            <w:rFonts w:ascii="Consolas" w:hAnsi="Consolas" w:cstheme="minorHAnsi"/>
            <w:sz w:val="30"/>
            <w:szCs w:val="26"/>
          </w:rPr>
          <w:t>End loop;</w:t>
        </w:r>
      </w:ins>
    </w:p>
    <w:p w:rsidR="00B57D00" w:rsidRPr="00B57D00" w:rsidRDefault="00B57D00" w:rsidP="00B972A4">
      <w:pPr>
        <w:pStyle w:val="NoSpacing"/>
        <w:rPr>
          <w:ins w:id="1988" w:author="Mridul Rajbhar" w:date="2022-10-21T16:02:00Z"/>
          <w:rFonts w:ascii="Consolas" w:hAnsi="Consolas" w:cstheme="minorHAnsi"/>
          <w:sz w:val="30"/>
          <w:szCs w:val="26"/>
        </w:rPr>
      </w:pPr>
    </w:p>
    <w:p w:rsidR="007A1FBE" w:rsidRDefault="007A1FBE" w:rsidP="00B972A4">
      <w:pPr>
        <w:pStyle w:val="NoSpacing"/>
        <w:rPr>
          <w:ins w:id="1989" w:author="Mridul Rajbhar" w:date="2022-10-21T16:02:00Z"/>
          <w:rFonts w:ascii="Consolas" w:hAnsi="Consolas" w:cstheme="minorHAnsi"/>
          <w:sz w:val="30"/>
          <w:szCs w:val="26"/>
        </w:rPr>
      </w:pPr>
    </w:p>
    <w:p w:rsidR="00B972A4" w:rsidRPr="00B972A4" w:rsidRDefault="00B972A4" w:rsidP="00B972A4">
      <w:pPr>
        <w:pStyle w:val="NoSpacing"/>
        <w:rPr>
          <w:ins w:id="1990" w:author="Mridul Rajbhar" w:date="2022-10-21T16:02:00Z"/>
          <w:rFonts w:ascii="Consolas" w:hAnsi="Consolas" w:cstheme="minorHAnsi"/>
          <w:sz w:val="30"/>
          <w:szCs w:val="26"/>
          <w:rPrChange w:id="1991" w:author="Mridul Rajbhar" w:date="2022-10-21T16:02:00Z">
            <w:rPr>
              <w:ins w:id="1992" w:author="Mridul Rajbhar" w:date="2022-10-21T16:02:00Z"/>
              <w:rFonts w:ascii="Consolas" w:hAnsi="Consolas" w:cstheme="minorHAnsi"/>
              <w:color w:val="0070C0"/>
              <w:sz w:val="30"/>
              <w:szCs w:val="26"/>
            </w:rPr>
          </w:rPrChange>
        </w:rPr>
      </w:pPr>
      <w:ins w:id="1993" w:author="Mridul Rajbhar" w:date="2022-10-21T16:02:00Z">
        <w:r>
          <w:rPr>
            <w:rFonts w:ascii="Consolas" w:hAnsi="Consolas" w:cstheme="minorHAnsi"/>
            <w:sz w:val="30"/>
            <w:szCs w:val="26"/>
          </w:rPr>
          <w:t>Reverse For Loop</w:t>
        </w:r>
      </w:ins>
    </w:p>
    <w:p w:rsidR="00B972A4" w:rsidRPr="00B972A4" w:rsidRDefault="00B972A4" w:rsidP="00B972A4">
      <w:pPr>
        <w:pStyle w:val="NoSpacing"/>
        <w:rPr>
          <w:ins w:id="1994" w:author="Mridul Rajbhar" w:date="2022-10-21T16:02:00Z"/>
          <w:rFonts w:ascii="Consolas" w:hAnsi="Consolas" w:cstheme="minorHAnsi"/>
          <w:color w:val="0070C0"/>
          <w:sz w:val="30"/>
          <w:szCs w:val="26"/>
          <w:rPrChange w:id="1995" w:author="Mridul Rajbhar" w:date="2022-10-21T16:02:00Z">
            <w:rPr>
              <w:ins w:id="1996" w:author="Mridul Rajbhar" w:date="2022-10-21T16:02:00Z"/>
              <w:rFonts w:cstheme="minorHAnsi"/>
              <w:b/>
              <w:color w:val="FF0000"/>
              <w:sz w:val="30"/>
              <w:szCs w:val="26"/>
            </w:rPr>
          </w:rPrChange>
        </w:rPr>
      </w:pPr>
      <w:proofErr w:type="gramStart"/>
      <w:ins w:id="1997" w:author="Mridul Rajbhar" w:date="2022-10-21T16:02:00Z">
        <w:r w:rsidRPr="00B972A4">
          <w:rPr>
            <w:rFonts w:ascii="Consolas" w:hAnsi="Consolas" w:cstheme="minorHAnsi"/>
            <w:color w:val="0070C0"/>
            <w:sz w:val="30"/>
            <w:szCs w:val="26"/>
            <w:rPrChange w:id="1998" w:author="Mridul Rajbhar" w:date="2022-10-21T16:02:00Z">
              <w:rPr>
                <w:rFonts w:cstheme="minorHAnsi"/>
                <w:b/>
                <w:color w:val="FF0000"/>
                <w:sz w:val="30"/>
                <w:szCs w:val="26"/>
              </w:rPr>
            </w:rPrChange>
          </w:rPr>
          <w:t>create</w:t>
        </w:r>
        <w:proofErr w:type="gramEnd"/>
        <w:r w:rsidRPr="00B972A4">
          <w:rPr>
            <w:rFonts w:ascii="Consolas" w:hAnsi="Consolas" w:cstheme="minorHAnsi"/>
            <w:color w:val="0070C0"/>
            <w:sz w:val="30"/>
            <w:szCs w:val="26"/>
            <w:rPrChange w:id="1999" w:author="Mridul Rajbhar" w:date="2022-10-21T16:02:00Z">
              <w:rPr>
                <w:rFonts w:cstheme="minorHAnsi"/>
                <w:b/>
                <w:color w:val="FF0000"/>
                <w:sz w:val="30"/>
                <w:szCs w:val="26"/>
              </w:rPr>
            </w:rPrChange>
          </w:rPr>
          <w:t xml:space="preserve"> or replace procedure </w:t>
        </w:r>
        <w:proofErr w:type="spellStart"/>
        <w:r w:rsidRPr="00B972A4">
          <w:rPr>
            <w:rFonts w:ascii="Consolas" w:hAnsi="Consolas" w:cstheme="minorHAnsi"/>
            <w:color w:val="0070C0"/>
            <w:sz w:val="30"/>
            <w:szCs w:val="26"/>
            <w:rPrChange w:id="2000" w:author="Mridul Rajbhar" w:date="2022-10-21T16:02:00Z">
              <w:rPr>
                <w:rFonts w:cstheme="minorHAnsi"/>
                <w:b/>
                <w:color w:val="FF0000"/>
                <w:sz w:val="30"/>
                <w:szCs w:val="26"/>
              </w:rPr>
            </w:rPrChange>
          </w:rPr>
          <w:t>reverse_hello_world_for</w:t>
        </w:r>
        <w:proofErr w:type="spellEnd"/>
        <w:r w:rsidRPr="00B972A4">
          <w:rPr>
            <w:rFonts w:ascii="Consolas" w:hAnsi="Consolas" w:cstheme="minorHAnsi"/>
            <w:color w:val="0070C0"/>
            <w:sz w:val="30"/>
            <w:szCs w:val="26"/>
            <w:rPrChange w:id="2001" w:author="Mridul Rajbhar" w:date="2022-10-21T16:02:00Z">
              <w:rPr>
                <w:rFonts w:cstheme="minorHAnsi"/>
                <w:b/>
                <w:color w:val="FF0000"/>
                <w:sz w:val="30"/>
                <w:szCs w:val="26"/>
              </w:rPr>
            </w:rPrChange>
          </w:rPr>
          <w:t>(count integer)</w:t>
        </w:r>
      </w:ins>
    </w:p>
    <w:p w:rsidR="00B972A4" w:rsidRPr="00B972A4" w:rsidRDefault="00B972A4" w:rsidP="00B972A4">
      <w:pPr>
        <w:pStyle w:val="NoSpacing"/>
        <w:rPr>
          <w:ins w:id="2002" w:author="Mridul Rajbhar" w:date="2022-10-21T16:02:00Z"/>
          <w:rFonts w:ascii="Consolas" w:hAnsi="Consolas" w:cstheme="minorHAnsi"/>
          <w:color w:val="0070C0"/>
          <w:sz w:val="30"/>
          <w:szCs w:val="26"/>
          <w:rPrChange w:id="2003" w:author="Mridul Rajbhar" w:date="2022-10-21T16:02:00Z">
            <w:rPr>
              <w:ins w:id="2004" w:author="Mridul Rajbhar" w:date="2022-10-21T16:02:00Z"/>
              <w:rFonts w:cstheme="minorHAnsi"/>
              <w:b/>
              <w:color w:val="FF0000"/>
              <w:sz w:val="30"/>
              <w:szCs w:val="26"/>
            </w:rPr>
          </w:rPrChange>
        </w:rPr>
      </w:pPr>
      <w:ins w:id="2005" w:author="Mridul Rajbhar" w:date="2022-10-21T16:02:00Z">
        <w:r w:rsidRPr="00B972A4">
          <w:rPr>
            <w:rFonts w:ascii="Consolas" w:hAnsi="Consolas" w:cstheme="minorHAnsi"/>
            <w:color w:val="0070C0"/>
            <w:sz w:val="30"/>
            <w:szCs w:val="26"/>
            <w:rPrChange w:id="2006" w:author="Mridul Rajbhar" w:date="2022-10-21T16:02:00Z">
              <w:rPr>
                <w:rFonts w:cstheme="minorHAnsi"/>
                <w:b/>
                <w:color w:val="FF0000"/>
                <w:sz w:val="30"/>
                <w:szCs w:val="26"/>
              </w:rPr>
            </w:rPrChange>
          </w:rPr>
          <w:t xml:space="preserve">LANGUAGE </w:t>
        </w:r>
        <w:proofErr w:type="spellStart"/>
        <w:r w:rsidRPr="00B972A4">
          <w:rPr>
            <w:rFonts w:ascii="Consolas" w:hAnsi="Consolas" w:cstheme="minorHAnsi"/>
            <w:color w:val="0070C0"/>
            <w:sz w:val="30"/>
            <w:szCs w:val="26"/>
            <w:rPrChange w:id="2007" w:author="Mridul Rajbhar" w:date="2022-10-21T16:02:00Z">
              <w:rPr>
                <w:rFonts w:cstheme="minorHAnsi"/>
                <w:b/>
                <w:color w:val="FF0000"/>
                <w:sz w:val="30"/>
                <w:szCs w:val="26"/>
              </w:rPr>
            </w:rPrChange>
          </w:rPr>
          <w:t>plpgsql</w:t>
        </w:r>
        <w:proofErr w:type="spellEnd"/>
      </w:ins>
    </w:p>
    <w:p w:rsidR="00B972A4" w:rsidRPr="00B972A4" w:rsidRDefault="00B972A4" w:rsidP="00B972A4">
      <w:pPr>
        <w:pStyle w:val="NoSpacing"/>
        <w:rPr>
          <w:ins w:id="2008" w:author="Mridul Rajbhar" w:date="2022-10-21T16:02:00Z"/>
          <w:rFonts w:ascii="Consolas" w:hAnsi="Consolas" w:cstheme="minorHAnsi"/>
          <w:color w:val="0070C0"/>
          <w:sz w:val="30"/>
          <w:szCs w:val="26"/>
          <w:rPrChange w:id="2009" w:author="Mridul Rajbhar" w:date="2022-10-21T16:02:00Z">
            <w:rPr>
              <w:ins w:id="2010" w:author="Mridul Rajbhar" w:date="2022-10-21T16:02:00Z"/>
              <w:rFonts w:cstheme="minorHAnsi"/>
              <w:b/>
              <w:color w:val="FF0000"/>
              <w:sz w:val="30"/>
              <w:szCs w:val="26"/>
            </w:rPr>
          </w:rPrChange>
        </w:rPr>
      </w:pPr>
      <w:proofErr w:type="gramStart"/>
      <w:ins w:id="2011" w:author="Mridul Rajbhar" w:date="2022-10-21T16:02:00Z">
        <w:r w:rsidRPr="00B972A4">
          <w:rPr>
            <w:rFonts w:ascii="Consolas" w:hAnsi="Consolas" w:cstheme="minorHAnsi"/>
            <w:color w:val="0070C0"/>
            <w:sz w:val="30"/>
            <w:szCs w:val="26"/>
            <w:rPrChange w:id="2012" w:author="Mridul Rajbhar" w:date="2022-10-21T16:02:00Z">
              <w:rPr>
                <w:rFonts w:cstheme="minorHAnsi"/>
                <w:b/>
                <w:color w:val="FF0000"/>
                <w:sz w:val="30"/>
                <w:szCs w:val="26"/>
              </w:rPr>
            </w:rPrChange>
          </w:rPr>
          <w:t>as</w:t>
        </w:r>
        <w:proofErr w:type="gramEnd"/>
        <w:r w:rsidRPr="00B972A4">
          <w:rPr>
            <w:rFonts w:ascii="Consolas" w:hAnsi="Consolas" w:cstheme="minorHAnsi"/>
            <w:color w:val="0070C0"/>
            <w:sz w:val="30"/>
            <w:szCs w:val="26"/>
            <w:rPrChange w:id="2013" w:author="Mridul Rajbhar" w:date="2022-10-21T16:02:00Z">
              <w:rPr>
                <w:rFonts w:cstheme="minorHAnsi"/>
                <w:b/>
                <w:color w:val="FF0000"/>
                <w:sz w:val="30"/>
                <w:szCs w:val="26"/>
              </w:rPr>
            </w:rPrChange>
          </w:rPr>
          <w:t xml:space="preserve"> $$</w:t>
        </w:r>
      </w:ins>
    </w:p>
    <w:p w:rsidR="00B972A4" w:rsidRPr="00B972A4" w:rsidRDefault="00B972A4" w:rsidP="00B972A4">
      <w:pPr>
        <w:pStyle w:val="NoSpacing"/>
        <w:rPr>
          <w:ins w:id="2014" w:author="Mridul Rajbhar" w:date="2022-10-21T16:02:00Z"/>
          <w:rFonts w:ascii="Consolas" w:hAnsi="Consolas" w:cstheme="minorHAnsi"/>
          <w:color w:val="0070C0"/>
          <w:sz w:val="30"/>
          <w:szCs w:val="26"/>
          <w:rPrChange w:id="2015" w:author="Mridul Rajbhar" w:date="2022-10-21T16:02:00Z">
            <w:rPr>
              <w:ins w:id="2016" w:author="Mridul Rajbhar" w:date="2022-10-21T16:02:00Z"/>
              <w:rFonts w:cstheme="minorHAnsi"/>
              <w:b/>
              <w:color w:val="FF0000"/>
              <w:sz w:val="30"/>
              <w:szCs w:val="26"/>
            </w:rPr>
          </w:rPrChange>
        </w:rPr>
      </w:pPr>
      <w:ins w:id="2017" w:author="Mridul Rajbhar" w:date="2022-10-21T16:02:00Z">
        <w:r w:rsidRPr="00B972A4">
          <w:rPr>
            <w:rFonts w:ascii="Consolas" w:hAnsi="Consolas" w:cstheme="minorHAnsi"/>
            <w:color w:val="0070C0"/>
            <w:sz w:val="30"/>
            <w:szCs w:val="26"/>
            <w:rPrChange w:id="2018" w:author="Mridul Rajbhar" w:date="2022-10-21T16:02:00Z">
              <w:rPr>
                <w:rFonts w:cstheme="minorHAnsi"/>
                <w:b/>
                <w:color w:val="FF0000"/>
                <w:sz w:val="30"/>
                <w:szCs w:val="26"/>
              </w:rPr>
            </w:rPrChange>
          </w:rPr>
          <w:t>DECLARE</w:t>
        </w:r>
      </w:ins>
    </w:p>
    <w:p w:rsidR="00B972A4" w:rsidRPr="00B972A4" w:rsidRDefault="00B972A4" w:rsidP="00B972A4">
      <w:pPr>
        <w:pStyle w:val="NoSpacing"/>
        <w:rPr>
          <w:ins w:id="2019" w:author="Mridul Rajbhar" w:date="2022-10-21T16:02:00Z"/>
          <w:rFonts w:ascii="Consolas" w:hAnsi="Consolas" w:cstheme="minorHAnsi"/>
          <w:color w:val="0070C0"/>
          <w:sz w:val="30"/>
          <w:szCs w:val="26"/>
          <w:rPrChange w:id="2020" w:author="Mridul Rajbhar" w:date="2022-10-21T16:02:00Z">
            <w:rPr>
              <w:ins w:id="2021" w:author="Mridul Rajbhar" w:date="2022-10-21T16:02:00Z"/>
              <w:rFonts w:cstheme="minorHAnsi"/>
              <w:b/>
              <w:color w:val="FF0000"/>
              <w:sz w:val="30"/>
              <w:szCs w:val="26"/>
            </w:rPr>
          </w:rPrChange>
        </w:rPr>
      </w:pPr>
    </w:p>
    <w:p w:rsidR="00B972A4" w:rsidRPr="00B972A4" w:rsidRDefault="00B972A4" w:rsidP="00B972A4">
      <w:pPr>
        <w:pStyle w:val="NoSpacing"/>
        <w:rPr>
          <w:ins w:id="2022" w:author="Mridul Rajbhar" w:date="2022-10-21T16:02:00Z"/>
          <w:rFonts w:ascii="Consolas" w:hAnsi="Consolas" w:cstheme="minorHAnsi"/>
          <w:color w:val="0070C0"/>
          <w:sz w:val="30"/>
          <w:szCs w:val="26"/>
          <w:rPrChange w:id="2023" w:author="Mridul Rajbhar" w:date="2022-10-21T16:02:00Z">
            <w:rPr>
              <w:ins w:id="2024" w:author="Mridul Rajbhar" w:date="2022-10-21T16:02:00Z"/>
              <w:rFonts w:cstheme="minorHAnsi"/>
              <w:b/>
              <w:color w:val="FF0000"/>
              <w:sz w:val="30"/>
              <w:szCs w:val="26"/>
            </w:rPr>
          </w:rPrChange>
        </w:rPr>
      </w:pPr>
      <w:proofErr w:type="gramStart"/>
      <w:ins w:id="2025" w:author="Mridul Rajbhar" w:date="2022-10-21T16:02:00Z">
        <w:r w:rsidRPr="00B972A4">
          <w:rPr>
            <w:rFonts w:ascii="Consolas" w:hAnsi="Consolas" w:cstheme="minorHAnsi"/>
            <w:color w:val="0070C0"/>
            <w:sz w:val="30"/>
            <w:szCs w:val="26"/>
            <w:rPrChange w:id="2026" w:author="Mridul Rajbhar" w:date="2022-10-21T16:02:00Z">
              <w:rPr>
                <w:rFonts w:cstheme="minorHAnsi"/>
                <w:b/>
                <w:color w:val="FF0000"/>
                <w:sz w:val="30"/>
                <w:szCs w:val="26"/>
              </w:rPr>
            </w:rPrChange>
          </w:rPr>
          <w:t>begin</w:t>
        </w:r>
        <w:proofErr w:type="gramEnd"/>
      </w:ins>
    </w:p>
    <w:p w:rsidR="00B972A4" w:rsidRPr="00B972A4" w:rsidRDefault="00B972A4" w:rsidP="00B972A4">
      <w:pPr>
        <w:pStyle w:val="NoSpacing"/>
        <w:rPr>
          <w:ins w:id="2027" w:author="Mridul Rajbhar" w:date="2022-10-21T16:02:00Z"/>
          <w:rFonts w:ascii="Consolas" w:hAnsi="Consolas" w:cstheme="minorHAnsi"/>
          <w:color w:val="0070C0"/>
          <w:sz w:val="30"/>
          <w:szCs w:val="26"/>
          <w:rPrChange w:id="2028" w:author="Mridul Rajbhar" w:date="2022-10-21T16:02:00Z">
            <w:rPr>
              <w:ins w:id="2029" w:author="Mridul Rajbhar" w:date="2022-10-21T16:02:00Z"/>
              <w:rFonts w:cstheme="minorHAnsi"/>
              <w:b/>
              <w:color w:val="FF0000"/>
              <w:sz w:val="30"/>
              <w:szCs w:val="26"/>
            </w:rPr>
          </w:rPrChange>
        </w:rPr>
      </w:pPr>
      <w:ins w:id="2030" w:author="Mridul Rajbhar" w:date="2022-10-21T16:02:00Z">
        <w:r w:rsidRPr="00B972A4">
          <w:rPr>
            <w:rFonts w:ascii="Consolas" w:hAnsi="Consolas" w:cstheme="minorHAnsi"/>
            <w:color w:val="0070C0"/>
            <w:sz w:val="30"/>
            <w:szCs w:val="26"/>
            <w:rPrChange w:id="2031" w:author="Mridul Rajbhar" w:date="2022-10-21T16:02:00Z">
              <w:rPr>
                <w:rFonts w:cstheme="minorHAnsi"/>
                <w:b/>
                <w:color w:val="FF0000"/>
                <w:sz w:val="30"/>
                <w:szCs w:val="26"/>
              </w:rPr>
            </w:rPrChange>
          </w:rPr>
          <w:t xml:space="preserve"> </w:t>
        </w:r>
        <w:proofErr w:type="gramStart"/>
        <w:r w:rsidRPr="00B972A4">
          <w:rPr>
            <w:rFonts w:ascii="Consolas" w:hAnsi="Consolas" w:cstheme="minorHAnsi"/>
            <w:color w:val="0070C0"/>
            <w:sz w:val="30"/>
            <w:szCs w:val="26"/>
            <w:rPrChange w:id="2032" w:author="Mridul Rajbhar" w:date="2022-10-21T16:02:00Z">
              <w:rPr>
                <w:rFonts w:cstheme="minorHAnsi"/>
                <w:b/>
                <w:color w:val="FF0000"/>
                <w:sz w:val="30"/>
                <w:szCs w:val="26"/>
              </w:rPr>
            </w:rPrChange>
          </w:rPr>
          <w:t>for</w:t>
        </w:r>
        <w:proofErr w:type="gramEnd"/>
        <w:r w:rsidRPr="00B972A4">
          <w:rPr>
            <w:rFonts w:ascii="Consolas" w:hAnsi="Consolas" w:cstheme="minorHAnsi"/>
            <w:color w:val="0070C0"/>
            <w:sz w:val="30"/>
            <w:szCs w:val="26"/>
            <w:rPrChange w:id="2033" w:author="Mridul Rajbhar" w:date="2022-10-21T16:02:00Z">
              <w:rPr>
                <w:rFonts w:cstheme="minorHAnsi"/>
                <w:b/>
                <w:color w:val="FF0000"/>
                <w:sz w:val="30"/>
                <w:szCs w:val="26"/>
              </w:rPr>
            </w:rPrChange>
          </w:rPr>
          <w:t xml:space="preserve"> counter in reverse count..1 by 1</w:t>
        </w:r>
      </w:ins>
    </w:p>
    <w:p w:rsidR="00B972A4" w:rsidRPr="00B972A4" w:rsidRDefault="00B972A4" w:rsidP="00B972A4">
      <w:pPr>
        <w:pStyle w:val="NoSpacing"/>
        <w:rPr>
          <w:ins w:id="2034" w:author="Mridul Rajbhar" w:date="2022-10-21T16:02:00Z"/>
          <w:rFonts w:ascii="Consolas" w:hAnsi="Consolas" w:cstheme="minorHAnsi"/>
          <w:color w:val="0070C0"/>
          <w:sz w:val="30"/>
          <w:szCs w:val="26"/>
          <w:rPrChange w:id="2035" w:author="Mridul Rajbhar" w:date="2022-10-21T16:02:00Z">
            <w:rPr>
              <w:ins w:id="2036" w:author="Mridul Rajbhar" w:date="2022-10-21T16:02:00Z"/>
              <w:rFonts w:cstheme="minorHAnsi"/>
              <w:b/>
              <w:color w:val="FF0000"/>
              <w:sz w:val="30"/>
              <w:szCs w:val="26"/>
            </w:rPr>
          </w:rPrChange>
        </w:rPr>
      </w:pPr>
      <w:ins w:id="2037" w:author="Mridul Rajbhar" w:date="2022-10-21T16:02:00Z">
        <w:r w:rsidRPr="00B972A4">
          <w:rPr>
            <w:rFonts w:ascii="Consolas" w:hAnsi="Consolas" w:cstheme="minorHAnsi"/>
            <w:color w:val="0070C0"/>
            <w:sz w:val="30"/>
            <w:szCs w:val="26"/>
            <w:rPrChange w:id="2038" w:author="Mridul Rajbhar" w:date="2022-10-21T16:02:00Z">
              <w:rPr>
                <w:rFonts w:cstheme="minorHAnsi"/>
                <w:b/>
                <w:color w:val="FF0000"/>
                <w:sz w:val="30"/>
                <w:szCs w:val="26"/>
              </w:rPr>
            </w:rPrChange>
          </w:rPr>
          <w:t xml:space="preserve"> </w:t>
        </w:r>
        <w:proofErr w:type="gramStart"/>
        <w:r w:rsidRPr="00B972A4">
          <w:rPr>
            <w:rFonts w:ascii="Consolas" w:hAnsi="Consolas" w:cstheme="minorHAnsi"/>
            <w:color w:val="0070C0"/>
            <w:sz w:val="30"/>
            <w:szCs w:val="26"/>
            <w:rPrChange w:id="2039" w:author="Mridul Rajbhar" w:date="2022-10-21T16:02:00Z">
              <w:rPr>
                <w:rFonts w:cstheme="minorHAnsi"/>
                <w:b/>
                <w:color w:val="FF0000"/>
                <w:sz w:val="30"/>
                <w:szCs w:val="26"/>
              </w:rPr>
            </w:rPrChange>
          </w:rPr>
          <w:t>loop</w:t>
        </w:r>
        <w:proofErr w:type="gramEnd"/>
        <w:r w:rsidRPr="00B972A4">
          <w:rPr>
            <w:rFonts w:ascii="Consolas" w:hAnsi="Consolas" w:cstheme="minorHAnsi"/>
            <w:color w:val="0070C0"/>
            <w:sz w:val="30"/>
            <w:szCs w:val="26"/>
            <w:rPrChange w:id="2040" w:author="Mridul Rajbhar" w:date="2022-10-21T16:02:00Z">
              <w:rPr>
                <w:rFonts w:cstheme="minorHAnsi"/>
                <w:b/>
                <w:color w:val="FF0000"/>
                <w:sz w:val="30"/>
                <w:szCs w:val="26"/>
              </w:rPr>
            </w:rPrChange>
          </w:rPr>
          <w:t xml:space="preserve"> </w:t>
        </w:r>
      </w:ins>
    </w:p>
    <w:p w:rsidR="00B972A4" w:rsidRPr="00B972A4" w:rsidRDefault="00B972A4" w:rsidP="00B972A4">
      <w:pPr>
        <w:pStyle w:val="NoSpacing"/>
        <w:rPr>
          <w:ins w:id="2041" w:author="Mridul Rajbhar" w:date="2022-10-21T16:02:00Z"/>
          <w:rFonts w:ascii="Consolas" w:hAnsi="Consolas" w:cstheme="minorHAnsi"/>
          <w:color w:val="0070C0"/>
          <w:sz w:val="30"/>
          <w:szCs w:val="26"/>
          <w:rPrChange w:id="2042" w:author="Mridul Rajbhar" w:date="2022-10-21T16:02:00Z">
            <w:rPr>
              <w:ins w:id="2043" w:author="Mridul Rajbhar" w:date="2022-10-21T16:02:00Z"/>
              <w:rFonts w:cstheme="minorHAnsi"/>
              <w:b/>
              <w:color w:val="FF0000"/>
              <w:sz w:val="30"/>
              <w:szCs w:val="26"/>
            </w:rPr>
          </w:rPrChange>
        </w:rPr>
      </w:pPr>
      <w:ins w:id="2044" w:author="Mridul Rajbhar" w:date="2022-10-21T16:02:00Z">
        <w:r w:rsidRPr="00B972A4">
          <w:rPr>
            <w:rFonts w:ascii="Consolas" w:hAnsi="Consolas" w:cstheme="minorHAnsi"/>
            <w:color w:val="0070C0"/>
            <w:sz w:val="30"/>
            <w:szCs w:val="26"/>
            <w:rPrChange w:id="2045" w:author="Mridul Rajbhar" w:date="2022-10-21T16:02:00Z">
              <w:rPr>
                <w:rFonts w:cstheme="minorHAnsi"/>
                <w:b/>
                <w:color w:val="FF0000"/>
                <w:sz w:val="30"/>
                <w:szCs w:val="26"/>
              </w:rPr>
            </w:rPrChange>
          </w:rPr>
          <w:t xml:space="preserve"> </w:t>
        </w:r>
        <w:r w:rsidRPr="00B972A4">
          <w:rPr>
            <w:rFonts w:ascii="Consolas" w:hAnsi="Consolas" w:cstheme="minorHAnsi"/>
            <w:color w:val="0070C0"/>
            <w:sz w:val="30"/>
            <w:szCs w:val="26"/>
            <w:rPrChange w:id="2046" w:author="Mridul Rajbhar" w:date="2022-10-21T16:02:00Z">
              <w:rPr>
                <w:rFonts w:cstheme="minorHAnsi"/>
                <w:b/>
                <w:color w:val="FF0000"/>
                <w:sz w:val="30"/>
                <w:szCs w:val="26"/>
              </w:rPr>
            </w:rPrChange>
          </w:rPr>
          <w:tab/>
        </w:r>
        <w:proofErr w:type="gramStart"/>
        <w:r w:rsidRPr="00B972A4">
          <w:rPr>
            <w:rFonts w:ascii="Consolas" w:hAnsi="Consolas" w:cstheme="minorHAnsi"/>
            <w:color w:val="0070C0"/>
            <w:sz w:val="30"/>
            <w:szCs w:val="26"/>
            <w:rPrChange w:id="2047" w:author="Mridul Rajbhar" w:date="2022-10-21T16:02:00Z">
              <w:rPr>
                <w:rFonts w:cstheme="minorHAnsi"/>
                <w:b/>
                <w:color w:val="FF0000"/>
                <w:sz w:val="30"/>
                <w:szCs w:val="26"/>
              </w:rPr>
            </w:rPrChange>
          </w:rPr>
          <w:t>raise</w:t>
        </w:r>
        <w:proofErr w:type="gramEnd"/>
        <w:r w:rsidRPr="00B972A4">
          <w:rPr>
            <w:rFonts w:ascii="Consolas" w:hAnsi="Consolas" w:cstheme="minorHAnsi"/>
            <w:color w:val="0070C0"/>
            <w:sz w:val="30"/>
            <w:szCs w:val="26"/>
            <w:rPrChange w:id="2048" w:author="Mridul Rajbhar" w:date="2022-10-21T16:02:00Z">
              <w:rPr>
                <w:rFonts w:cstheme="minorHAnsi"/>
                <w:b/>
                <w:color w:val="FF0000"/>
                <w:sz w:val="30"/>
                <w:szCs w:val="26"/>
              </w:rPr>
            </w:rPrChange>
          </w:rPr>
          <w:t xml:space="preserve"> notice 'hello world: %', counter;</w:t>
        </w:r>
      </w:ins>
    </w:p>
    <w:p w:rsidR="00B972A4" w:rsidRPr="00B972A4" w:rsidRDefault="00B972A4" w:rsidP="00B972A4">
      <w:pPr>
        <w:pStyle w:val="NoSpacing"/>
        <w:rPr>
          <w:ins w:id="2049" w:author="Mridul Rajbhar" w:date="2022-10-21T16:02:00Z"/>
          <w:rFonts w:ascii="Consolas" w:hAnsi="Consolas" w:cstheme="minorHAnsi"/>
          <w:color w:val="0070C0"/>
          <w:sz w:val="30"/>
          <w:szCs w:val="26"/>
          <w:rPrChange w:id="2050" w:author="Mridul Rajbhar" w:date="2022-10-21T16:02:00Z">
            <w:rPr>
              <w:ins w:id="2051" w:author="Mridul Rajbhar" w:date="2022-10-21T16:02:00Z"/>
              <w:rFonts w:cstheme="minorHAnsi"/>
              <w:b/>
              <w:color w:val="FF0000"/>
              <w:sz w:val="30"/>
              <w:szCs w:val="26"/>
            </w:rPr>
          </w:rPrChange>
        </w:rPr>
      </w:pPr>
      <w:ins w:id="2052" w:author="Mridul Rajbhar" w:date="2022-10-21T16:02:00Z">
        <w:r w:rsidRPr="00B972A4">
          <w:rPr>
            <w:rFonts w:ascii="Consolas" w:hAnsi="Consolas" w:cstheme="minorHAnsi"/>
            <w:color w:val="0070C0"/>
            <w:sz w:val="30"/>
            <w:szCs w:val="26"/>
            <w:rPrChange w:id="2053" w:author="Mridul Rajbhar" w:date="2022-10-21T16:02:00Z">
              <w:rPr>
                <w:rFonts w:cstheme="minorHAnsi"/>
                <w:b/>
                <w:color w:val="FF0000"/>
                <w:sz w:val="30"/>
                <w:szCs w:val="26"/>
              </w:rPr>
            </w:rPrChange>
          </w:rPr>
          <w:t xml:space="preserve"> </w:t>
        </w:r>
        <w:proofErr w:type="gramStart"/>
        <w:r w:rsidRPr="00B972A4">
          <w:rPr>
            <w:rFonts w:ascii="Consolas" w:hAnsi="Consolas" w:cstheme="minorHAnsi"/>
            <w:color w:val="0070C0"/>
            <w:sz w:val="30"/>
            <w:szCs w:val="26"/>
            <w:rPrChange w:id="2054" w:author="Mridul Rajbhar" w:date="2022-10-21T16:02:00Z">
              <w:rPr>
                <w:rFonts w:cstheme="minorHAnsi"/>
                <w:b/>
                <w:color w:val="FF0000"/>
                <w:sz w:val="30"/>
                <w:szCs w:val="26"/>
              </w:rPr>
            </w:rPrChange>
          </w:rPr>
          <w:t>end</w:t>
        </w:r>
        <w:proofErr w:type="gramEnd"/>
        <w:r w:rsidRPr="00B972A4">
          <w:rPr>
            <w:rFonts w:ascii="Consolas" w:hAnsi="Consolas" w:cstheme="minorHAnsi"/>
            <w:color w:val="0070C0"/>
            <w:sz w:val="30"/>
            <w:szCs w:val="26"/>
            <w:rPrChange w:id="2055" w:author="Mridul Rajbhar" w:date="2022-10-21T16:02:00Z">
              <w:rPr>
                <w:rFonts w:cstheme="minorHAnsi"/>
                <w:b/>
                <w:color w:val="FF0000"/>
                <w:sz w:val="30"/>
                <w:szCs w:val="26"/>
              </w:rPr>
            </w:rPrChange>
          </w:rPr>
          <w:t xml:space="preserve"> loop;</w:t>
        </w:r>
      </w:ins>
    </w:p>
    <w:p w:rsidR="00B972A4" w:rsidRDefault="00B972A4">
      <w:pPr>
        <w:pStyle w:val="NoSpacing"/>
        <w:rPr>
          <w:ins w:id="2056" w:author="Mridul Rajbhar" w:date="2022-10-21T16:27:00Z"/>
          <w:rFonts w:ascii="Consolas" w:hAnsi="Consolas" w:cstheme="minorHAnsi"/>
          <w:color w:val="0070C0"/>
          <w:sz w:val="30"/>
          <w:szCs w:val="26"/>
        </w:rPr>
        <w:pPrChange w:id="2057" w:author="Mridul Rajbhar" w:date="2022-10-20T14:55:00Z">
          <w:pPr>
            <w:pStyle w:val="NoSpacing"/>
            <w:ind w:left="360"/>
            <w:jc w:val="center"/>
          </w:pPr>
        </w:pPrChange>
      </w:pPr>
      <w:proofErr w:type="gramStart"/>
      <w:ins w:id="2058" w:author="Mridul Rajbhar" w:date="2022-10-21T16:02:00Z">
        <w:r w:rsidRPr="00B972A4">
          <w:rPr>
            <w:rFonts w:ascii="Consolas" w:hAnsi="Consolas" w:cstheme="minorHAnsi"/>
            <w:color w:val="0070C0"/>
            <w:sz w:val="30"/>
            <w:szCs w:val="26"/>
            <w:rPrChange w:id="2059" w:author="Mridul Rajbhar" w:date="2022-10-21T16:02:00Z">
              <w:rPr>
                <w:rFonts w:cstheme="minorHAnsi"/>
                <w:b/>
                <w:color w:val="FF0000"/>
                <w:sz w:val="30"/>
                <w:szCs w:val="26"/>
              </w:rPr>
            </w:rPrChange>
          </w:rPr>
          <w:t>end</w:t>
        </w:r>
        <w:proofErr w:type="gramEnd"/>
        <w:r w:rsidRPr="00B972A4">
          <w:rPr>
            <w:rFonts w:ascii="Consolas" w:hAnsi="Consolas" w:cstheme="minorHAnsi"/>
            <w:color w:val="0070C0"/>
            <w:sz w:val="30"/>
            <w:szCs w:val="26"/>
            <w:rPrChange w:id="2060" w:author="Mridul Rajbhar" w:date="2022-10-21T16:02:00Z">
              <w:rPr>
                <w:rFonts w:cstheme="minorHAnsi"/>
                <w:b/>
                <w:color w:val="FF0000"/>
                <w:sz w:val="30"/>
                <w:szCs w:val="26"/>
              </w:rPr>
            </w:rPrChange>
          </w:rPr>
          <w:t>; $$</w:t>
        </w:r>
      </w:ins>
    </w:p>
    <w:p w:rsidR="000521FE" w:rsidRDefault="000521FE">
      <w:pPr>
        <w:pStyle w:val="NoSpacing"/>
        <w:rPr>
          <w:ins w:id="2061" w:author="Mridul Rajbhar" w:date="2022-10-21T16:27:00Z"/>
          <w:rFonts w:ascii="Consolas" w:hAnsi="Consolas" w:cstheme="minorHAnsi"/>
          <w:color w:val="0070C0"/>
          <w:sz w:val="30"/>
          <w:szCs w:val="26"/>
        </w:rPr>
        <w:pPrChange w:id="2062" w:author="Mridul Rajbhar" w:date="2022-10-20T14:55:00Z">
          <w:pPr>
            <w:pStyle w:val="NoSpacing"/>
            <w:ind w:left="360"/>
            <w:jc w:val="center"/>
          </w:pPr>
        </w:pPrChange>
      </w:pPr>
    </w:p>
    <w:p w:rsidR="00491950" w:rsidRPr="00491950" w:rsidRDefault="00491950">
      <w:pPr>
        <w:pStyle w:val="NoSpacing"/>
        <w:rPr>
          <w:ins w:id="2063" w:author="Mridul Rajbhar" w:date="2022-10-21T16:48:00Z"/>
          <w:rFonts w:cstheme="minorHAnsi"/>
          <w:sz w:val="40"/>
          <w:szCs w:val="26"/>
          <w:rPrChange w:id="2064" w:author="Mridul Rajbhar" w:date="2022-10-21T16:49:00Z">
            <w:rPr>
              <w:ins w:id="2065" w:author="Mridul Rajbhar" w:date="2022-10-21T16:48:00Z"/>
              <w:rFonts w:ascii="Consolas" w:hAnsi="Consolas" w:cstheme="minorHAnsi"/>
              <w:sz w:val="40"/>
              <w:szCs w:val="26"/>
            </w:rPr>
          </w:rPrChange>
        </w:rPr>
        <w:pPrChange w:id="2066" w:author="Mridul Rajbhar" w:date="2022-10-20T14:55:00Z">
          <w:pPr>
            <w:pStyle w:val="NoSpacing"/>
            <w:ind w:left="360"/>
            <w:jc w:val="center"/>
          </w:pPr>
        </w:pPrChange>
      </w:pPr>
      <w:ins w:id="2067" w:author="Mridul Rajbhar" w:date="2022-10-21T16:48:00Z">
        <w:r w:rsidRPr="00491950">
          <w:rPr>
            <w:rFonts w:cstheme="minorHAnsi"/>
            <w:sz w:val="40"/>
            <w:szCs w:val="26"/>
            <w:rPrChange w:id="2068" w:author="Mridul Rajbhar" w:date="2022-10-21T16:49:00Z">
              <w:rPr>
                <w:rFonts w:ascii="Consolas" w:hAnsi="Consolas" w:cstheme="minorHAnsi"/>
                <w:color w:val="0070C0"/>
                <w:sz w:val="40"/>
                <w:szCs w:val="26"/>
              </w:rPr>
            </w:rPrChange>
          </w:rPr>
          <w:t>Function</w:t>
        </w:r>
      </w:ins>
    </w:p>
    <w:p w:rsidR="00491950" w:rsidRDefault="00491950">
      <w:pPr>
        <w:pStyle w:val="NoSpacing"/>
        <w:rPr>
          <w:ins w:id="2069" w:author="Mridul Rajbhar" w:date="2022-10-21T16:49:00Z"/>
          <w:rFonts w:ascii="Consolas" w:hAnsi="Consolas" w:cstheme="minorHAnsi"/>
          <w:sz w:val="30"/>
          <w:szCs w:val="26"/>
        </w:rPr>
        <w:pPrChange w:id="2070" w:author="Mridul Rajbhar" w:date="2022-10-20T14:55:00Z">
          <w:pPr>
            <w:pStyle w:val="NoSpacing"/>
            <w:ind w:left="360"/>
            <w:jc w:val="center"/>
          </w:pPr>
        </w:pPrChange>
      </w:pPr>
    </w:p>
    <w:p w:rsidR="00491950" w:rsidRDefault="00491950">
      <w:pPr>
        <w:pStyle w:val="NoSpacing"/>
        <w:rPr>
          <w:ins w:id="2071" w:author="Mridul Rajbhar" w:date="2022-10-21T16:49:00Z"/>
          <w:rFonts w:cstheme="minorHAnsi"/>
          <w:sz w:val="30"/>
          <w:szCs w:val="26"/>
        </w:rPr>
        <w:pPrChange w:id="2072" w:author="Mridul Rajbhar" w:date="2022-10-20T14:55:00Z">
          <w:pPr>
            <w:pStyle w:val="NoSpacing"/>
            <w:ind w:left="360"/>
            <w:jc w:val="center"/>
          </w:pPr>
        </w:pPrChange>
      </w:pPr>
      <w:ins w:id="2073" w:author="Mridul Rajbhar" w:date="2022-10-21T16:49:00Z">
        <w:r>
          <w:rPr>
            <w:rFonts w:cstheme="minorHAnsi"/>
            <w:sz w:val="30"/>
            <w:szCs w:val="26"/>
          </w:rPr>
          <w:t xml:space="preserve">Syntax: </w:t>
        </w:r>
      </w:ins>
    </w:p>
    <w:p w:rsidR="00491950" w:rsidRDefault="00491950">
      <w:pPr>
        <w:pStyle w:val="NoSpacing"/>
        <w:rPr>
          <w:ins w:id="2074" w:author="Mridul Rajbhar" w:date="2022-10-21T16:49:00Z"/>
          <w:rFonts w:cstheme="minorHAnsi"/>
          <w:sz w:val="30"/>
          <w:szCs w:val="26"/>
        </w:rPr>
        <w:pPrChange w:id="2075" w:author="Mridul Rajbhar" w:date="2022-10-20T14:55:00Z">
          <w:pPr>
            <w:pStyle w:val="NoSpacing"/>
            <w:ind w:left="360"/>
            <w:jc w:val="center"/>
          </w:pPr>
        </w:pPrChange>
      </w:pPr>
      <w:ins w:id="2076" w:author="Mridul Rajbhar" w:date="2022-10-21T16:49:00Z">
        <w:r>
          <w:rPr>
            <w:rFonts w:cstheme="minorHAnsi"/>
            <w:sz w:val="30"/>
            <w:szCs w:val="26"/>
          </w:rPr>
          <w:tab/>
          <w:t xml:space="preserve">Create function </w:t>
        </w:r>
        <w:proofErr w:type="spellStart"/>
        <w:r>
          <w:rPr>
            <w:rFonts w:cstheme="minorHAnsi"/>
            <w:sz w:val="30"/>
            <w:szCs w:val="26"/>
          </w:rPr>
          <w:t>function_</w:t>
        </w:r>
        <w:proofErr w:type="gramStart"/>
        <w:r>
          <w:rPr>
            <w:rFonts w:cstheme="minorHAnsi"/>
            <w:sz w:val="30"/>
            <w:szCs w:val="26"/>
          </w:rPr>
          <w:t>name</w:t>
        </w:r>
        <w:proofErr w:type="spellEnd"/>
        <w:r>
          <w:rPr>
            <w:rFonts w:cstheme="minorHAnsi"/>
            <w:sz w:val="30"/>
            <w:szCs w:val="26"/>
          </w:rPr>
          <w:t>(</w:t>
        </w:r>
        <w:proofErr w:type="gramEnd"/>
        <w:r>
          <w:rPr>
            <w:rFonts w:cstheme="minorHAnsi"/>
            <w:sz w:val="30"/>
            <w:szCs w:val="26"/>
          </w:rPr>
          <w:t>parameters, ….)</w:t>
        </w:r>
      </w:ins>
    </w:p>
    <w:p w:rsidR="00491950" w:rsidRDefault="00491950">
      <w:pPr>
        <w:pStyle w:val="NoSpacing"/>
        <w:rPr>
          <w:ins w:id="2077" w:author="Mridul Rajbhar" w:date="2022-10-21T16:50:00Z"/>
          <w:rFonts w:cstheme="minorHAnsi"/>
          <w:sz w:val="30"/>
          <w:szCs w:val="26"/>
        </w:rPr>
        <w:pPrChange w:id="2078" w:author="Mridul Rajbhar" w:date="2022-10-20T14:55:00Z">
          <w:pPr>
            <w:pStyle w:val="NoSpacing"/>
            <w:ind w:left="360"/>
            <w:jc w:val="center"/>
          </w:pPr>
        </w:pPrChange>
      </w:pPr>
      <w:ins w:id="2079" w:author="Mridul Rajbhar" w:date="2022-10-21T16:50:00Z">
        <w:r>
          <w:rPr>
            <w:rFonts w:cstheme="minorHAnsi"/>
            <w:sz w:val="30"/>
            <w:szCs w:val="26"/>
          </w:rPr>
          <w:tab/>
        </w:r>
        <w:proofErr w:type="spellStart"/>
        <w:r>
          <w:rPr>
            <w:rFonts w:cstheme="minorHAnsi"/>
            <w:sz w:val="30"/>
            <w:szCs w:val="26"/>
          </w:rPr>
          <w:t>Langage</w:t>
        </w:r>
        <w:proofErr w:type="spellEnd"/>
        <w:r>
          <w:rPr>
            <w:rFonts w:cstheme="minorHAnsi"/>
            <w:sz w:val="30"/>
            <w:szCs w:val="26"/>
          </w:rPr>
          <w:t xml:space="preserve"> </w:t>
        </w:r>
        <w:proofErr w:type="spellStart"/>
        <w:r>
          <w:rPr>
            <w:rFonts w:cstheme="minorHAnsi"/>
            <w:sz w:val="30"/>
            <w:szCs w:val="26"/>
          </w:rPr>
          <w:t>plpgsql</w:t>
        </w:r>
        <w:proofErr w:type="spellEnd"/>
      </w:ins>
    </w:p>
    <w:p w:rsidR="00491950" w:rsidRDefault="00491950">
      <w:pPr>
        <w:pStyle w:val="NoSpacing"/>
        <w:rPr>
          <w:ins w:id="2080" w:author="Mridul Rajbhar" w:date="2022-10-21T16:50:00Z"/>
          <w:rFonts w:cstheme="minorHAnsi"/>
          <w:sz w:val="30"/>
          <w:szCs w:val="26"/>
        </w:rPr>
        <w:pPrChange w:id="2081" w:author="Mridul Rajbhar" w:date="2022-10-20T14:55:00Z">
          <w:pPr>
            <w:pStyle w:val="NoSpacing"/>
            <w:ind w:left="360"/>
            <w:jc w:val="center"/>
          </w:pPr>
        </w:pPrChange>
      </w:pPr>
      <w:ins w:id="2082" w:author="Mridul Rajbhar" w:date="2022-10-21T16:50:00Z">
        <w:r>
          <w:rPr>
            <w:rFonts w:cstheme="minorHAnsi"/>
            <w:sz w:val="30"/>
            <w:szCs w:val="26"/>
          </w:rPr>
          <w:tab/>
          <w:t>RETURNS datatype</w:t>
        </w:r>
      </w:ins>
    </w:p>
    <w:p w:rsidR="00491950" w:rsidRDefault="00491950">
      <w:pPr>
        <w:pStyle w:val="NoSpacing"/>
        <w:rPr>
          <w:ins w:id="2083" w:author="Mridul Rajbhar" w:date="2022-10-21T16:50:00Z"/>
          <w:rFonts w:cstheme="minorHAnsi"/>
          <w:sz w:val="30"/>
          <w:szCs w:val="26"/>
        </w:rPr>
        <w:pPrChange w:id="2084" w:author="Mridul Rajbhar" w:date="2022-10-20T14:55:00Z">
          <w:pPr>
            <w:pStyle w:val="NoSpacing"/>
            <w:ind w:left="360"/>
            <w:jc w:val="center"/>
          </w:pPr>
        </w:pPrChange>
      </w:pPr>
      <w:ins w:id="2085" w:author="Mridul Rajbhar" w:date="2022-10-21T16:50:00Z">
        <w:r>
          <w:rPr>
            <w:rFonts w:cstheme="minorHAnsi"/>
            <w:sz w:val="30"/>
            <w:szCs w:val="26"/>
          </w:rPr>
          <w:tab/>
          <w:t>AS $$</w:t>
        </w:r>
      </w:ins>
    </w:p>
    <w:p w:rsidR="00491950" w:rsidRDefault="00491950">
      <w:pPr>
        <w:pStyle w:val="NoSpacing"/>
        <w:rPr>
          <w:ins w:id="2086" w:author="Mridul Rajbhar" w:date="2022-10-21T16:50:00Z"/>
          <w:rFonts w:cstheme="minorHAnsi"/>
          <w:sz w:val="30"/>
          <w:szCs w:val="26"/>
        </w:rPr>
        <w:pPrChange w:id="2087" w:author="Mridul Rajbhar" w:date="2022-10-20T14:55:00Z">
          <w:pPr>
            <w:pStyle w:val="NoSpacing"/>
            <w:ind w:left="360"/>
            <w:jc w:val="center"/>
          </w:pPr>
        </w:pPrChange>
      </w:pPr>
      <w:ins w:id="2088" w:author="Mridul Rajbhar" w:date="2022-10-21T16:50:00Z">
        <w:r>
          <w:rPr>
            <w:rFonts w:cstheme="minorHAnsi"/>
            <w:sz w:val="30"/>
            <w:szCs w:val="26"/>
          </w:rPr>
          <w:tab/>
          <w:t>DECLARE</w:t>
        </w:r>
      </w:ins>
    </w:p>
    <w:p w:rsidR="00491950" w:rsidRDefault="00491950">
      <w:pPr>
        <w:pStyle w:val="NoSpacing"/>
        <w:rPr>
          <w:ins w:id="2089" w:author="Mridul Rajbhar" w:date="2022-10-21T16:50:00Z"/>
          <w:rFonts w:cstheme="minorHAnsi"/>
          <w:sz w:val="30"/>
          <w:szCs w:val="26"/>
        </w:rPr>
        <w:pPrChange w:id="2090" w:author="Mridul Rajbhar" w:date="2022-10-20T14:55:00Z">
          <w:pPr>
            <w:pStyle w:val="NoSpacing"/>
            <w:ind w:left="360"/>
            <w:jc w:val="center"/>
          </w:pPr>
        </w:pPrChange>
      </w:pPr>
      <w:ins w:id="2091" w:author="Mridul Rajbhar" w:date="2022-10-21T16:50:00Z">
        <w:r>
          <w:rPr>
            <w:rFonts w:cstheme="minorHAnsi"/>
            <w:sz w:val="30"/>
            <w:szCs w:val="26"/>
          </w:rPr>
          <w:tab/>
          <w:t>BEGIN</w:t>
        </w:r>
      </w:ins>
    </w:p>
    <w:p w:rsidR="00491950" w:rsidRDefault="00491950">
      <w:pPr>
        <w:pStyle w:val="NoSpacing"/>
        <w:rPr>
          <w:ins w:id="2092" w:author="Mridul Rajbhar" w:date="2022-10-21T16:50:00Z"/>
          <w:rFonts w:cstheme="minorHAnsi"/>
          <w:sz w:val="30"/>
          <w:szCs w:val="26"/>
        </w:rPr>
        <w:pPrChange w:id="2093" w:author="Mridul Rajbhar" w:date="2022-10-20T14:55:00Z">
          <w:pPr>
            <w:pStyle w:val="NoSpacing"/>
            <w:ind w:left="360"/>
            <w:jc w:val="center"/>
          </w:pPr>
        </w:pPrChange>
      </w:pPr>
      <w:ins w:id="2094" w:author="Mridul Rajbhar" w:date="2022-10-21T16:50:00Z">
        <w:r>
          <w:rPr>
            <w:rFonts w:cstheme="minorHAnsi"/>
            <w:sz w:val="30"/>
            <w:szCs w:val="26"/>
          </w:rPr>
          <w:tab/>
          <w:t>RETURN</w:t>
        </w:r>
      </w:ins>
    </w:p>
    <w:p w:rsidR="00491950" w:rsidRDefault="00491950">
      <w:pPr>
        <w:pStyle w:val="NoSpacing"/>
        <w:rPr>
          <w:ins w:id="2095" w:author="Mridul Rajbhar" w:date="2022-10-21T16:51:00Z"/>
          <w:rFonts w:cstheme="minorHAnsi"/>
          <w:sz w:val="30"/>
          <w:szCs w:val="26"/>
        </w:rPr>
        <w:pPrChange w:id="2096" w:author="Mridul Rajbhar" w:date="2022-10-20T14:55:00Z">
          <w:pPr>
            <w:pStyle w:val="NoSpacing"/>
            <w:ind w:left="360"/>
            <w:jc w:val="center"/>
          </w:pPr>
        </w:pPrChange>
      </w:pPr>
      <w:ins w:id="2097" w:author="Mridul Rajbhar" w:date="2022-10-21T16:50:00Z">
        <w:r>
          <w:rPr>
            <w:rFonts w:cstheme="minorHAnsi"/>
            <w:sz w:val="30"/>
            <w:szCs w:val="26"/>
          </w:rPr>
          <w:tab/>
          <w:t>END</w:t>
        </w:r>
      </w:ins>
    </w:p>
    <w:p w:rsidR="002A4C2A" w:rsidRDefault="002A4C2A">
      <w:pPr>
        <w:pStyle w:val="NoSpacing"/>
        <w:rPr>
          <w:ins w:id="2098" w:author="Mridul Rajbhar" w:date="2022-10-21T16:51:00Z"/>
          <w:rFonts w:cstheme="minorHAnsi"/>
          <w:sz w:val="30"/>
          <w:szCs w:val="26"/>
        </w:rPr>
        <w:pPrChange w:id="2099" w:author="Mridul Rajbhar" w:date="2022-10-20T14:55:00Z">
          <w:pPr>
            <w:pStyle w:val="NoSpacing"/>
            <w:ind w:left="360"/>
            <w:jc w:val="center"/>
          </w:pPr>
        </w:pPrChange>
      </w:pPr>
    </w:p>
    <w:p w:rsidR="002A4C2A" w:rsidRDefault="002A4C2A">
      <w:pPr>
        <w:pStyle w:val="NoSpacing"/>
        <w:rPr>
          <w:ins w:id="2100" w:author="Mridul Rajbhar" w:date="2022-10-21T16:51:00Z"/>
          <w:rFonts w:cstheme="minorHAnsi"/>
          <w:sz w:val="30"/>
          <w:szCs w:val="26"/>
        </w:rPr>
        <w:pPrChange w:id="2101" w:author="Mridul Rajbhar" w:date="2022-10-20T14:55:00Z">
          <w:pPr>
            <w:pStyle w:val="NoSpacing"/>
            <w:ind w:left="360"/>
            <w:jc w:val="center"/>
          </w:pPr>
        </w:pPrChange>
      </w:pPr>
      <w:ins w:id="2102" w:author="Mridul Rajbhar" w:date="2022-10-21T16:51:00Z">
        <w:r>
          <w:rPr>
            <w:rFonts w:cstheme="minorHAnsi"/>
            <w:sz w:val="30"/>
            <w:szCs w:val="26"/>
          </w:rPr>
          <w:lastRenderedPageBreak/>
          <w:t>Example:</w:t>
        </w:r>
      </w:ins>
    </w:p>
    <w:p w:rsidR="002A4C2A" w:rsidRPr="002A4C2A" w:rsidRDefault="002A4C2A" w:rsidP="002A4C2A">
      <w:pPr>
        <w:pStyle w:val="NoSpacing"/>
        <w:rPr>
          <w:ins w:id="2103" w:author="Mridul Rajbhar" w:date="2022-10-21T16:51:00Z"/>
          <w:rFonts w:cstheme="minorHAnsi"/>
          <w:color w:val="0070C0"/>
          <w:sz w:val="30"/>
          <w:szCs w:val="26"/>
        </w:rPr>
      </w:pPr>
      <w:proofErr w:type="gramStart"/>
      <w:ins w:id="2104" w:author="Mridul Rajbhar" w:date="2022-10-21T16:51:00Z">
        <w:r w:rsidRPr="002A4C2A">
          <w:rPr>
            <w:rFonts w:cstheme="minorHAnsi"/>
            <w:color w:val="0070C0"/>
            <w:sz w:val="30"/>
            <w:szCs w:val="26"/>
          </w:rPr>
          <w:t>create</w:t>
        </w:r>
        <w:proofErr w:type="gramEnd"/>
        <w:r w:rsidRPr="002A4C2A">
          <w:rPr>
            <w:rFonts w:cstheme="minorHAnsi"/>
            <w:color w:val="0070C0"/>
            <w:sz w:val="30"/>
            <w:szCs w:val="26"/>
          </w:rPr>
          <w:t xml:space="preserve"> FUNCTION </w:t>
        </w:r>
        <w:proofErr w:type="spellStart"/>
        <w:r w:rsidRPr="002A4C2A">
          <w:rPr>
            <w:rFonts w:cstheme="minorHAnsi"/>
            <w:color w:val="0070C0"/>
            <w:sz w:val="30"/>
            <w:szCs w:val="26"/>
          </w:rPr>
          <w:t>func_sum_of_numbers</w:t>
        </w:r>
        <w:proofErr w:type="spellEnd"/>
        <w:r w:rsidRPr="002A4C2A">
          <w:rPr>
            <w:rFonts w:cstheme="minorHAnsi"/>
            <w:color w:val="0070C0"/>
            <w:sz w:val="30"/>
            <w:szCs w:val="26"/>
          </w:rPr>
          <w:t>(num1 integer, num2 integer)</w:t>
        </w:r>
      </w:ins>
    </w:p>
    <w:p w:rsidR="002A4C2A" w:rsidRPr="002A4C2A" w:rsidRDefault="002A4C2A" w:rsidP="002A4C2A">
      <w:pPr>
        <w:pStyle w:val="NoSpacing"/>
        <w:rPr>
          <w:ins w:id="2105" w:author="Mridul Rajbhar" w:date="2022-10-21T16:51:00Z"/>
          <w:rFonts w:cstheme="minorHAnsi"/>
          <w:color w:val="0070C0"/>
          <w:sz w:val="30"/>
          <w:szCs w:val="26"/>
        </w:rPr>
      </w:pPr>
      <w:proofErr w:type="gramStart"/>
      <w:ins w:id="2106" w:author="Mridul Rajbhar" w:date="2022-10-21T16:51:00Z">
        <w:r w:rsidRPr="002A4C2A">
          <w:rPr>
            <w:rFonts w:cstheme="minorHAnsi"/>
            <w:color w:val="0070C0"/>
            <w:sz w:val="30"/>
            <w:szCs w:val="26"/>
          </w:rPr>
          <w:t>returns</w:t>
        </w:r>
        <w:proofErr w:type="gramEnd"/>
        <w:r w:rsidRPr="002A4C2A">
          <w:rPr>
            <w:rFonts w:cstheme="minorHAnsi"/>
            <w:color w:val="0070C0"/>
            <w:sz w:val="30"/>
            <w:szCs w:val="26"/>
          </w:rPr>
          <w:t xml:space="preserve"> integer</w:t>
        </w:r>
      </w:ins>
    </w:p>
    <w:p w:rsidR="002A4C2A" w:rsidRPr="002A4C2A" w:rsidRDefault="002A4C2A" w:rsidP="002A4C2A">
      <w:pPr>
        <w:pStyle w:val="NoSpacing"/>
        <w:rPr>
          <w:ins w:id="2107" w:author="Mridul Rajbhar" w:date="2022-10-21T16:51:00Z"/>
          <w:rFonts w:cstheme="minorHAnsi"/>
          <w:color w:val="0070C0"/>
          <w:sz w:val="30"/>
          <w:szCs w:val="26"/>
        </w:rPr>
      </w:pPr>
      <w:proofErr w:type="gramStart"/>
      <w:ins w:id="2108" w:author="Mridul Rajbhar" w:date="2022-10-21T16:51:00Z">
        <w:r w:rsidRPr="002A4C2A">
          <w:rPr>
            <w:rFonts w:cstheme="minorHAnsi"/>
            <w:color w:val="0070C0"/>
            <w:sz w:val="30"/>
            <w:szCs w:val="26"/>
          </w:rPr>
          <w:t>language</w:t>
        </w:r>
        <w:proofErr w:type="gramEnd"/>
        <w:r w:rsidRPr="002A4C2A">
          <w:rPr>
            <w:rFonts w:cstheme="minorHAnsi"/>
            <w:color w:val="0070C0"/>
            <w:sz w:val="30"/>
            <w:szCs w:val="26"/>
          </w:rPr>
          <w:t xml:space="preserve"> </w:t>
        </w:r>
        <w:proofErr w:type="spellStart"/>
        <w:r w:rsidRPr="002A4C2A">
          <w:rPr>
            <w:rFonts w:cstheme="minorHAnsi"/>
            <w:color w:val="0070C0"/>
            <w:sz w:val="30"/>
            <w:szCs w:val="26"/>
          </w:rPr>
          <w:t>plpgsql</w:t>
        </w:r>
        <w:proofErr w:type="spellEnd"/>
      </w:ins>
    </w:p>
    <w:p w:rsidR="002A4C2A" w:rsidRPr="002A4C2A" w:rsidRDefault="002A4C2A" w:rsidP="002A4C2A">
      <w:pPr>
        <w:pStyle w:val="NoSpacing"/>
        <w:rPr>
          <w:ins w:id="2109" w:author="Mridul Rajbhar" w:date="2022-10-21T16:51:00Z"/>
          <w:rFonts w:cstheme="minorHAnsi"/>
          <w:color w:val="0070C0"/>
          <w:sz w:val="30"/>
          <w:szCs w:val="26"/>
        </w:rPr>
      </w:pPr>
      <w:ins w:id="2110" w:author="Mridul Rajbhar" w:date="2022-10-21T16:51:00Z">
        <w:r w:rsidRPr="002A4C2A">
          <w:rPr>
            <w:rFonts w:cstheme="minorHAnsi"/>
            <w:color w:val="0070C0"/>
            <w:sz w:val="30"/>
            <w:szCs w:val="26"/>
          </w:rPr>
          <w:t>AS $$</w:t>
        </w:r>
      </w:ins>
    </w:p>
    <w:p w:rsidR="002A4C2A" w:rsidRPr="002A4C2A" w:rsidRDefault="002A4C2A" w:rsidP="002A4C2A">
      <w:pPr>
        <w:pStyle w:val="NoSpacing"/>
        <w:rPr>
          <w:ins w:id="2111" w:author="Mridul Rajbhar" w:date="2022-10-21T16:51:00Z"/>
          <w:rFonts w:cstheme="minorHAnsi"/>
          <w:color w:val="0070C0"/>
          <w:sz w:val="30"/>
          <w:szCs w:val="26"/>
        </w:rPr>
      </w:pPr>
      <w:proofErr w:type="gramStart"/>
      <w:ins w:id="2112" w:author="Mridul Rajbhar" w:date="2022-10-21T16:51:00Z">
        <w:r w:rsidRPr="002A4C2A">
          <w:rPr>
            <w:rFonts w:cstheme="minorHAnsi"/>
            <w:color w:val="0070C0"/>
            <w:sz w:val="30"/>
            <w:szCs w:val="26"/>
          </w:rPr>
          <w:t>declare</w:t>
        </w:r>
        <w:proofErr w:type="gramEnd"/>
      </w:ins>
    </w:p>
    <w:p w:rsidR="002A4C2A" w:rsidRPr="002A4C2A" w:rsidRDefault="002A4C2A" w:rsidP="002A4C2A">
      <w:pPr>
        <w:pStyle w:val="NoSpacing"/>
        <w:rPr>
          <w:ins w:id="2113" w:author="Mridul Rajbhar" w:date="2022-10-21T16:51:00Z"/>
          <w:rFonts w:cstheme="minorHAnsi"/>
          <w:color w:val="0070C0"/>
          <w:sz w:val="30"/>
          <w:szCs w:val="26"/>
        </w:rPr>
      </w:pPr>
      <w:ins w:id="2114" w:author="Mridul Rajbhar" w:date="2022-10-21T16:51:00Z">
        <w:r w:rsidRPr="002A4C2A">
          <w:rPr>
            <w:rFonts w:cstheme="minorHAnsi"/>
            <w:color w:val="0070C0"/>
            <w:sz w:val="30"/>
            <w:szCs w:val="26"/>
          </w:rPr>
          <w:tab/>
        </w:r>
        <w:proofErr w:type="gramStart"/>
        <w:r w:rsidRPr="002A4C2A">
          <w:rPr>
            <w:rFonts w:cstheme="minorHAnsi"/>
            <w:color w:val="0070C0"/>
            <w:sz w:val="30"/>
            <w:szCs w:val="26"/>
          </w:rPr>
          <w:t>sum</w:t>
        </w:r>
        <w:proofErr w:type="gramEnd"/>
        <w:r w:rsidRPr="002A4C2A">
          <w:rPr>
            <w:rFonts w:cstheme="minorHAnsi"/>
            <w:color w:val="0070C0"/>
            <w:sz w:val="30"/>
            <w:szCs w:val="26"/>
          </w:rPr>
          <w:t xml:space="preserve"> integer = 0;</w:t>
        </w:r>
      </w:ins>
    </w:p>
    <w:p w:rsidR="002A4C2A" w:rsidRPr="002A4C2A" w:rsidRDefault="002A4C2A" w:rsidP="002A4C2A">
      <w:pPr>
        <w:pStyle w:val="NoSpacing"/>
        <w:rPr>
          <w:ins w:id="2115" w:author="Mridul Rajbhar" w:date="2022-10-21T16:51:00Z"/>
          <w:rFonts w:cstheme="minorHAnsi"/>
          <w:color w:val="0070C0"/>
          <w:sz w:val="30"/>
          <w:szCs w:val="26"/>
        </w:rPr>
      </w:pPr>
      <w:ins w:id="2116" w:author="Mridul Rajbhar" w:date="2022-10-21T16:51:00Z">
        <w:r w:rsidRPr="002A4C2A">
          <w:rPr>
            <w:rFonts w:cstheme="minorHAnsi"/>
            <w:color w:val="0070C0"/>
            <w:sz w:val="30"/>
            <w:szCs w:val="26"/>
          </w:rPr>
          <w:t>BEGIN</w:t>
        </w:r>
      </w:ins>
    </w:p>
    <w:p w:rsidR="002A4C2A" w:rsidRPr="002A4C2A" w:rsidRDefault="002A4C2A" w:rsidP="002A4C2A">
      <w:pPr>
        <w:pStyle w:val="NoSpacing"/>
        <w:rPr>
          <w:ins w:id="2117" w:author="Mridul Rajbhar" w:date="2022-10-21T16:51:00Z"/>
          <w:rFonts w:cstheme="minorHAnsi"/>
          <w:color w:val="0070C0"/>
          <w:sz w:val="30"/>
          <w:szCs w:val="26"/>
        </w:rPr>
      </w:pPr>
      <w:ins w:id="2118" w:author="Mridul Rajbhar" w:date="2022-10-21T16:51:00Z">
        <w:r w:rsidRPr="002A4C2A">
          <w:rPr>
            <w:rFonts w:cstheme="minorHAnsi"/>
            <w:color w:val="0070C0"/>
            <w:sz w:val="30"/>
            <w:szCs w:val="26"/>
          </w:rPr>
          <w:tab/>
        </w:r>
        <w:proofErr w:type="gramStart"/>
        <w:r w:rsidRPr="002A4C2A">
          <w:rPr>
            <w:rFonts w:cstheme="minorHAnsi"/>
            <w:color w:val="0070C0"/>
            <w:sz w:val="30"/>
            <w:szCs w:val="26"/>
          </w:rPr>
          <w:t>raise</w:t>
        </w:r>
        <w:proofErr w:type="gramEnd"/>
        <w:r w:rsidRPr="002A4C2A">
          <w:rPr>
            <w:rFonts w:cstheme="minorHAnsi"/>
            <w:color w:val="0070C0"/>
            <w:sz w:val="30"/>
            <w:szCs w:val="26"/>
          </w:rPr>
          <w:t xml:space="preserve"> notice 'Sum is ';</w:t>
        </w:r>
      </w:ins>
    </w:p>
    <w:p w:rsidR="002A4C2A" w:rsidRPr="002A4C2A" w:rsidRDefault="002A4C2A" w:rsidP="002A4C2A">
      <w:pPr>
        <w:pStyle w:val="NoSpacing"/>
        <w:rPr>
          <w:ins w:id="2119" w:author="Mridul Rajbhar" w:date="2022-10-21T16:51:00Z"/>
          <w:rFonts w:cstheme="minorHAnsi"/>
          <w:color w:val="0070C0"/>
          <w:sz w:val="30"/>
          <w:szCs w:val="26"/>
        </w:rPr>
      </w:pPr>
      <w:ins w:id="2120" w:author="Mridul Rajbhar" w:date="2022-10-21T16:51:00Z">
        <w:r w:rsidRPr="002A4C2A">
          <w:rPr>
            <w:rFonts w:cstheme="minorHAnsi"/>
            <w:color w:val="0070C0"/>
            <w:sz w:val="30"/>
            <w:szCs w:val="26"/>
          </w:rPr>
          <w:tab/>
        </w:r>
        <w:proofErr w:type="gramStart"/>
        <w:r w:rsidRPr="002A4C2A">
          <w:rPr>
            <w:rFonts w:cstheme="minorHAnsi"/>
            <w:color w:val="0070C0"/>
            <w:sz w:val="30"/>
            <w:szCs w:val="26"/>
          </w:rPr>
          <w:t>sum</w:t>
        </w:r>
        <w:proofErr w:type="gramEnd"/>
        <w:r w:rsidRPr="002A4C2A">
          <w:rPr>
            <w:rFonts w:cstheme="minorHAnsi"/>
            <w:color w:val="0070C0"/>
            <w:sz w:val="30"/>
            <w:szCs w:val="26"/>
          </w:rPr>
          <w:t xml:space="preserve"> = num1+num2;</w:t>
        </w:r>
      </w:ins>
    </w:p>
    <w:p w:rsidR="002A4C2A" w:rsidRPr="002A4C2A" w:rsidRDefault="002A4C2A" w:rsidP="002A4C2A">
      <w:pPr>
        <w:pStyle w:val="NoSpacing"/>
        <w:rPr>
          <w:ins w:id="2121" w:author="Mridul Rajbhar" w:date="2022-10-21T16:51:00Z"/>
          <w:rFonts w:cstheme="minorHAnsi"/>
          <w:color w:val="0070C0"/>
          <w:sz w:val="30"/>
          <w:szCs w:val="26"/>
        </w:rPr>
      </w:pPr>
      <w:ins w:id="2122" w:author="Mridul Rajbhar" w:date="2022-10-21T16:51:00Z">
        <w:r w:rsidRPr="002A4C2A">
          <w:rPr>
            <w:rFonts w:cstheme="minorHAnsi"/>
            <w:color w:val="0070C0"/>
            <w:sz w:val="30"/>
            <w:szCs w:val="26"/>
          </w:rPr>
          <w:tab/>
        </w:r>
        <w:proofErr w:type="gramStart"/>
        <w:r w:rsidRPr="002A4C2A">
          <w:rPr>
            <w:rFonts w:cstheme="minorHAnsi"/>
            <w:color w:val="0070C0"/>
            <w:sz w:val="30"/>
            <w:szCs w:val="26"/>
          </w:rPr>
          <w:t>return</w:t>
        </w:r>
        <w:proofErr w:type="gramEnd"/>
        <w:r w:rsidRPr="002A4C2A">
          <w:rPr>
            <w:rFonts w:cstheme="minorHAnsi"/>
            <w:color w:val="0070C0"/>
            <w:sz w:val="30"/>
            <w:szCs w:val="26"/>
          </w:rPr>
          <w:t xml:space="preserve"> sum;</w:t>
        </w:r>
      </w:ins>
    </w:p>
    <w:p w:rsidR="002A4C2A" w:rsidRPr="002A4C2A" w:rsidRDefault="002A4C2A" w:rsidP="002A4C2A">
      <w:pPr>
        <w:pStyle w:val="NoSpacing"/>
        <w:rPr>
          <w:ins w:id="2123" w:author="Mridul Rajbhar" w:date="2022-10-21T16:51:00Z"/>
          <w:rFonts w:cstheme="minorHAnsi"/>
          <w:color w:val="0070C0"/>
          <w:sz w:val="30"/>
          <w:szCs w:val="26"/>
        </w:rPr>
      </w:pPr>
      <w:proofErr w:type="gramStart"/>
      <w:ins w:id="2124" w:author="Mridul Rajbhar" w:date="2022-10-21T16:51:00Z">
        <w:r w:rsidRPr="002A4C2A">
          <w:rPr>
            <w:rFonts w:cstheme="minorHAnsi"/>
            <w:color w:val="0070C0"/>
            <w:sz w:val="30"/>
            <w:szCs w:val="26"/>
          </w:rPr>
          <w:t>end</w:t>
        </w:r>
        <w:proofErr w:type="gramEnd"/>
        <w:r w:rsidRPr="002A4C2A">
          <w:rPr>
            <w:rFonts w:cstheme="minorHAnsi"/>
            <w:color w:val="0070C0"/>
            <w:sz w:val="30"/>
            <w:szCs w:val="26"/>
          </w:rPr>
          <w:t>; $$</w:t>
        </w:r>
      </w:ins>
    </w:p>
    <w:p w:rsidR="002A4C2A" w:rsidRPr="002A4C2A" w:rsidRDefault="002A4C2A" w:rsidP="002A4C2A">
      <w:pPr>
        <w:pStyle w:val="NoSpacing"/>
        <w:rPr>
          <w:ins w:id="2125" w:author="Mridul Rajbhar" w:date="2022-10-21T16:51:00Z"/>
          <w:rFonts w:cstheme="minorHAnsi"/>
          <w:color w:val="0070C0"/>
          <w:sz w:val="30"/>
          <w:szCs w:val="26"/>
        </w:rPr>
      </w:pPr>
    </w:p>
    <w:p w:rsidR="002A4C2A" w:rsidRDefault="002A4C2A">
      <w:pPr>
        <w:pStyle w:val="NoSpacing"/>
        <w:rPr>
          <w:ins w:id="2126" w:author="Mridul Rajbhar" w:date="2022-10-21T17:09:00Z"/>
          <w:rFonts w:cstheme="minorHAnsi"/>
          <w:color w:val="0070C0"/>
          <w:sz w:val="30"/>
          <w:szCs w:val="26"/>
        </w:rPr>
        <w:pPrChange w:id="2127" w:author="Mridul Rajbhar" w:date="2022-10-20T14:55:00Z">
          <w:pPr>
            <w:pStyle w:val="NoSpacing"/>
            <w:ind w:left="360"/>
            <w:jc w:val="center"/>
          </w:pPr>
        </w:pPrChange>
      </w:pPr>
      <w:proofErr w:type="gramStart"/>
      <w:ins w:id="2128" w:author="Mridul Rajbhar" w:date="2022-10-21T16:51:00Z">
        <w:r w:rsidRPr="002A4C2A">
          <w:rPr>
            <w:rFonts w:cstheme="minorHAnsi"/>
            <w:color w:val="0070C0"/>
            <w:sz w:val="30"/>
            <w:szCs w:val="26"/>
          </w:rPr>
          <w:t>select</w:t>
        </w:r>
        <w:proofErr w:type="gramEnd"/>
        <w:r w:rsidRPr="002A4C2A">
          <w:rPr>
            <w:rFonts w:cstheme="minorHAnsi"/>
            <w:color w:val="0070C0"/>
            <w:sz w:val="30"/>
            <w:szCs w:val="26"/>
          </w:rPr>
          <w:t xml:space="preserve"> * from </w:t>
        </w:r>
        <w:proofErr w:type="spellStart"/>
        <w:r w:rsidRPr="002A4C2A">
          <w:rPr>
            <w:rFonts w:cstheme="minorHAnsi"/>
            <w:color w:val="0070C0"/>
            <w:sz w:val="30"/>
            <w:szCs w:val="26"/>
          </w:rPr>
          <w:t>func_sum_of_numbers</w:t>
        </w:r>
        <w:proofErr w:type="spellEnd"/>
        <w:r w:rsidRPr="002A4C2A">
          <w:rPr>
            <w:rFonts w:cstheme="minorHAnsi"/>
            <w:color w:val="0070C0"/>
            <w:sz w:val="30"/>
            <w:szCs w:val="26"/>
          </w:rPr>
          <w:t>(5, 5);</w:t>
        </w:r>
        <w:r w:rsidR="00294B8A">
          <w:rPr>
            <w:rFonts w:cstheme="minorHAnsi"/>
            <w:color w:val="0070C0"/>
            <w:sz w:val="30"/>
            <w:szCs w:val="26"/>
          </w:rPr>
          <w:t xml:space="preserve"> // To execute the function</w:t>
        </w:r>
      </w:ins>
    </w:p>
    <w:p w:rsidR="0096056B" w:rsidRDefault="0096056B">
      <w:pPr>
        <w:pStyle w:val="NoSpacing"/>
        <w:rPr>
          <w:ins w:id="2129" w:author="Mridul Rajbhar" w:date="2022-10-21T17:09:00Z"/>
          <w:rFonts w:cstheme="minorHAnsi"/>
          <w:color w:val="0070C0"/>
          <w:sz w:val="30"/>
          <w:szCs w:val="26"/>
        </w:rPr>
        <w:pPrChange w:id="2130" w:author="Mridul Rajbhar" w:date="2022-10-20T14:55:00Z">
          <w:pPr>
            <w:pStyle w:val="NoSpacing"/>
            <w:ind w:left="360"/>
            <w:jc w:val="center"/>
          </w:pPr>
        </w:pPrChange>
      </w:pPr>
    </w:p>
    <w:p w:rsidR="00DA72EC" w:rsidRDefault="00376A9F">
      <w:pPr>
        <w:pStyle w:val="NoSpacing"/>
        <w:jc w:val="center"/>
        <w:rPr>
          <w:ins w:id="2131" w:author="Mridul Rajbhar" w:date="2022-10-26T12:21:00Z"/>
          <w:rFonts w:cstheme="minorHAnsi"/>
          <w:b/>
          <w:color w:val="000000" w:themeColor="text1"/>
          <w:sz w:val="50"/>
          <w:szCs w:val="26"/>
        </w:rPr>
        <w:pPrChange w:id="2132" w:author="Mridul Rajbhar" w:date="2022-10-26T12:20:00Z">
          <w:pPr>
            <w:pStyle w:val="NoSpacing"/>
            <w:ind w:left="360"/>
            <w:jc w:val="center"/>
          </w:pPr>
        </w:pPrChange>
      </w:pPr>
      <w:ins w:id="2133" w:author="Mridul Rajbhar" w:date="2022-10-26T12:21:00Z">
        <w:r w:rsidRPr="00376A9F">
          <w:rPr>
            <w:rFonts w:cstheme="minorHAnsi"/>
            <w:b/>
            <w:color w:val="000000" w:themeColor="text1"/>
            <w:sz w:val="50"/>
            <w:szCs w:val="26"/>
            <w:rPrChange w:id="2134" w:author="Mridul Rajbhar" w:date="2022-10-26T12:21:00Z">
              <w:rPr>
                <w:rFonts w:cstheme="minorHAnsi"/>
                <w:color w:val="000000" w:themeColor="text1"/>
                <w:sz w:val="50"/>
                <w:szCs w:val="26"/>
              </w:rPr>
            </w:rPrChange>
          </w:rPr>
          <w:t>Interval Date Type</w:t>
        </w:r>
      </w:ins>
    </w:p>
    <w:p w:rsidR="00376A9F" w:rsidRDefault="00376A9F">
      <w:pPr>
        <w:pStyle w:val="NoSpacing"/>
        <w:rPr>
          <w:ins w:id="2135" w:author="Mridul Rajbhar" w:date="2022-10-26T12:21:00Z"/>
          <w:rFonts w:cstheme="minorHAnsi"/>
          <w:color w:val="000000" w:themeColor="text1"/>
          <w:sz w:val="30"/>
          <w:szCs w:val="26"/>
        </w:rPr>
        <w:pPrChange w:id="2136" w:author="Mridul Rajbhar" w:date="2022-10-26T12:21:00Z">
          <w:pPr>
            <w:pStyle w:val="NoSpacing"/>
            <w:ind w:left="360"/>
            <w:jc w:val="center"/>
          </w:pPr>
        </w:pPrChange>
      </w:pPr>
    </w:p>
    <w:p w:rsidR="007A6E6A" w:rsidRPr="001B2018" w:rsidRDefault="007A6E6A">
      <w:pPr>
        <w:pStyle w:val="NoSpacing"/>
        <w:rPr>
          <w:ins w:id="2137" w:author="Mridul Rajbhar" w:date="2022-10-26T13:17:00Z"/>
          <w:rFonts w:cstheme="minorHAnsi"/>
          <w:b/>
          <w:color w:val="000000" w:themeColor="text1"/>
          <w:sz w:val="30"/>
          <w:szCs w:val="26"/>
          <w:rPrChange w:id="2138" w:author="Mridul Rajbhar" w:date="2022-10-26T13:22:00Z">
            <w:rPr>
              <w:ins w:id="2139" w:author="Mridul Rajbhar" w:date="2022-10-26T13:17:00Z"/>
              <w:rFonts w:cstheme="minorHAnsi"/>
              <w:color w:val="000000" w:themeColor="text1"/>
              <w:sz w:val="30"/>
              <w:szCs w:val="26"/>
            </w:rPr>
          </w:rPrChange>
        </w:rPr>
        <w:pPrChange w:id="2140" w:author="Mridul Rajbhar" w:date="2022-10-26T12:21:00Z">
          <w:pPr>
            <w:pStyle w:val="NoSpacing"/>
            <w:ind w:left="360"/>
            <w:jc w:val="center"/>
          </w:pPr>
        </w:pPrChange>
      </w:pPr>
      <w:ins w:id="2141" w:author="Mridul Rajbhar" w:date="2022-10-26T13:17:00Z">
        <w:r w:rsidRPr="001B2018">
          <w:rPr>
            <w:rFonts w:cstheme="minorHAnsi"/>
            <w:b/>
            <w:color w:val="000000" w:themeColor="text1"/>
            <w:sz w:val="30"/>
            <w:szCs w:val="26"/>
            <w:rPrChange w:id="2142" w:author="Mridul Rajbhar" w:date="2022-10-26T13:22:00Z">
              <w:rPr>
                <w:rFonts w:cstheme="minorHAnsi"/>
                <w:color w:val="000000" w:themeColor="text1"/>
                <w:sz w:val="30"/>
                <w:szCs w:val="26"/>
              </w:rPr>
            </w:rPrChange>
          </w:rPr>
          <w:t>SQL Standard Formats</w:t>
        </w:r>
      </w:ins>
    </w:p>
    <w:p w:rsidR="00376A9F" w:rsidRDefault="00376A9F">
      <w:pPr>
        <w:pStyle w:val="NoSpacing"/>
        <w:rPr>
          <w:ins w:id="2143" w:author="Mridul Rajbhar" w:date="2022-10-26T12:23:00Z"/>
          <w:rFonts w:cstheme="minorHAnsi"/>
          <w:color w:val="000000" w:themeColor="text1"/>
          <w:sz w:val="30"/>
          <w:szCs w:val="26"/>
        </w:rPr>
        <w:pPrChange w:id="2144" w:author="Mridul Rajbhar" w:date="2022-10-26T12:21:00Z">
          <w:pPr>
            <w:pStyle w:val="NoSpacing"/>
            <w:ind w:left="360"/>
            <w:jc w:val="center"/>
          </w:pPr>
        </w:pPrChange>
      </w:pPr>
      <w:ins w:id="2145" w:author="Mridul Rajbhar" w:date="2022-10-26T12:21:00Z">
        <w:r>
          <w:rPr>
            <w:rFonts w:cstheme="minorHAnsi"/>
            <w:color w:val="000000" w:themeColor="text1"/>
            <w:sz w:val="30"/>
            <w:szCs w:val="26"/>
          </w:rPr>
          <w:t xml:space="preserve">‘4 32:12:10’ </w:t>
        </w:r>
        <w:r w:rsidRPr="00376A9F">
          <w:rPr>
            <w:rFonts w:cstheme="minorHAnsi"/>
            <w:color w:val="000000" w:themeColor="text1"/>
            <w:sz w:val="30"/>
            <w:szCs w:val="26"/>
          </w:rPr>
          <w:sym w:font="Wingdings" w:char="F0E0"/>
        </w:r>
        <w:r>
          <w:rPr>
            <w:rFonts w:cstheme="minorHAnsi"/>
            <w:color w:val="000000" w:themeColor="text1"/>
            <w:sz w:val="30"/>
            <w:szCs w:val="26"/>
          </w:rPr>
          <w:t xml:space="preserve"> </w:t>
        </w:r>
      </w:ins>
      <w:ins w:id="2146" w:author="Mridul Rajbhar" w:date="2022-10-26T12:22:00Z">
        <w:r>
          <w:rPr>
            <w:rFonts w:cstheme="minorHAnsi"/>
            <w:color w:val="000000" w:themeColor="text1"/>
            <w:sz w:val="30"/>
            <w:szCs w:val="26"/>
          </w:rPr>
          <w:t xml:space="preserve"> 4days </w:t>
        </w:r>
      </w:ins>
      <w:ins w:id="2147" w:author="Mridul Rajbhar" w:date="2022-10-26T12:23:00Z">
        <w:r>
          <w:rPr>
            <w:rFonts w:cstheme="minorHAnsi"/>
            <w:color w:val="000000" w:themeColor="text1"/>
            <w:sz w:val="30"/>
            <w:szCs w:val="26"/>
          </w:rPr>
          <w:t>32 hours 12 minutes 10 seconds</w:t>
        </w:r>
      </w:ins>
    </w:p>
    <w:p w:rsidR="00376A9F" w:rsidRDefault="00376A9F">
      <w:pPr>
        <w:pStyle w:val="NoSpacing"/>
        <w:rPr>
          <w:ins w:id="2148" w:author="Mridul Rajbhar" w:date="2022-10-26T12:23:00Z"/>
          <w:rFonts w:cstheme="minorHAnsi"/>
          <w:color w:val="000000" w:themeColor="text1"/>
          <w:sz w:val="30"/>
          <w:szCs w:val="26"/>
        </w:rPr>
        <w:pPrChange w:id="2149" w:author="Mridul Rajbhar" w:date="2022-10-26T12:21:00Z">
          <w:pPr>
            <w:pStyle w:val="NoSpacing"/>
            <w:ind w:left="360"/>
            <w:jc w:val="center"/>
          </w:pPr>
        </w:pPrChange>
      </w:pPr>
      <w:ins w:id="2150" w:author="Mridul Rajbhar" w:date="2022-10-26T12:23:00Z">
        <w:r>
          <w:rPr>
            <w:rFonts w:cstheme="minorHAnsi"/>
            <w:color w:val="000000" w:themeColor="text1"/>
            <w:sz w:val="30"/>
            <w:szCs w:val="26"/>
          </w:rPr>
          <w:t xml:space="preserve">‘200-10’ </w:t>
        </w:r>
        <w:r w:rsidRPr="00376A9F">
          <w:rPr>
            <w:rFonts w:cstheme="minorHAnsi"/>
            <w:color w:val="000000" w:themeColor="text1"/>
            <w:sz w:val="30"/>
            <w:szCs w:val="26"/>
          </w:rPr>
          <w:sym w:font="Wingdings" w:char="F0E0"/>
        </w:r>
        <w:r>
          <w:rPr>
            <w:rFonts w:cstheme="minorHAnsi"/>
            <w:color w:val="000000" w:themeColor="text1"/>
            <w:sz w:val="30"/>
            <w:szCs w:val="26"/>
          </w:rPr>
          <w:t xml:space="preserve"> 200 years 10 months</w:t>
        </w:r>
      </w:ins>
    </w:p>
    <w:p w:rsidR="00FA18CF" w:rsidRDefault="00376A9F">
      <w:pPr>
        <w:pStyle w:val="NoSpacing"/>
        <w:rPr>
          <w:ins w:id="2151" w:author="Mridul Rajbhar" w:date="2022-10-26T13:17:00Z"/>
          <w:rFonts w:cstheme="minorHAnsi"/>
          <w:color w:val="000000" w:themeColor="text1"/>
          <w:sz w:val="30"/>
          <w:szCs w:val="26"/>
        </w:rPr>
        <w:pPrChange w:id="2152" w:author="Mridul Rajbhar" w:date="2022-10-26T12:21:00Z">
          <w:pPr>
            <w:pStyle w:val="NoSpacing"/>
            <w:ind w:left="360"/>
            <w:jc w:val="center"/>
          </w:pPr>
        </w:pPrChange>
      </w:pPr>
      <w:ins w:id="2153" w:author="Mridul Rajbhar" w:date="2022-10-26T12:23:00Z">
        <w:r>
          <w:rPr>
            <w:rFonts w:cstheme="minorHAnsi"/>
            <w:color w:val="000000" w:themeColor="text1"/>
            <w:sz w:val="30"/>
            <w:szCs w:val="26"/>
          </w:rPr>
          <w:t xml:space="preserve">‘1-2’ </w:t>
        </w:r>
        <w:r w:rsidRPr="00376A9F">
          <w:rPr>
            <w:rFonts w:cstheme="minorHAnsi"/>
            <w:color w:val="000000" w:themeColor="text1"/>
            <w:sz w:val="30"/>
            <w:szCs w:val="26"/>
          </w:rPr>
          <w:sym w:font="Wingdings" w:char="F0E0"/>
        </w:r>
        <w:r>
          <w:rPr>
            <w:rFonts w:cstheme="minorHAnsi"/>
            <w:color w:val="000000" w:themeColor="text1"/>
            <w:sz w:val="30"/>
            <w:szCs w:val="26"/>
          </w:rPr>
          <w:t xml:space="preserve"> 1year and 2 months</w:t>
        </w:r>
      </w:ins>
    </w:p>
    <w:p w:rsidR="007A6E6A" w:rsidRDefault="007A6E6A">
      <w:pPr>
        <w:pStyle w:val="NoSpacing"/>
        <w:rPr>
          <w:ins w:id="2154" w:author="Mridul Rajbhar" w:date="2022-10-26T13:15:00Z"/>
          <w:rFonts w:cstheme="minorHAnsi"/>
          <w:color w:val="000000" w:themeColor="text1"/>
          <w:sz w:val="30"/>
          <w:szCs w:val="26"/>
        </w:rPr>
        <w:pPrChange w:id="2155" w:author="Mridul Rajbhar" w:date="2022-10-26T12:21:00Z">
          <w:pPr>
            <w:pStyle w:val="NoSpacing"/>
            <w:ind w:left="360"/>
            <w:jc w:val="center"/>
          </w:pPr>
        </w:pPrChange>
      </w:pPr>
    </w:p>
    <w:p w:rsidR="00FA18CF" w:rsidRDefault="002905E4">
      <w:pPr>
        <w:pStyle w:val="NoSpacing"/>
        <w:rPr>
          <w:ins w:id="2156" w:author="Mridul Rajbhar" w:date="2022-10-26T13:16:00Z"/>
          <w:rFonts w:cstheme="minorHAnsi"/>
          <w:color w:val="000000" w:themeColor="text1"/>
          <w:sz w:val="30"/>
          <w:szCs w:val="26"/>
        </w:rPr>
        <w:pPrChange w:id="2157" w:author="Mridul Rajbhar" w:date="2022-10-26T12:21:00Z">
          <w:pPr>
            <w:pStyle w:val="NoSpacing"/>
            <w:ind w:left="360"/>
            <w:jc w:val="center"/>
          </w:pPr>
        </w:pPrChange>
      </w:pPr>
      <w:proofErr w:type="gramStart"/>
      <w:ins w:id="2158" w:author="Mridul Rajbhar" w:date="2022-10-26T13:15:00Z">
        <w:r>
          <w:rPr>
            <w:rFonts w:cstheme="minorHAnsi"/>
            <w:color w:val="000000" w:themeColor="text1"/>
            <w:sz w:val="30"/>
            <w:szCs w:val="26"/>
          </w:rPr>
          <w:t>insert</w:t>
        </w:r>
        <w:proofErr w:type="gramEnd"/>
        <w:r>
          <w:rPr>
            <w:rFonts w:cstheme="minorHAnsi"/>
            <w:color w:val="000000" w:themeColor="text1"/>
            <w:sz w:val="30"/>
            <w:szCs w:val="26"/>
          </w:rPr>
          <w:t xml:space="preserve"> into </w:t>
        </w:r>
        <w:proofErr w:type="spellStart"/>
        <w:r>
          <w:rPr>
            <w:rFonts w:cstheme="minorHAnsi"/>
            <w:color w:val="000000" w:themeColor="text1"/>
            <w:sz w:val="30"/>
            <w:szCs w:val="26"/>
          </w:rPr>
          <w:t>test_time</w:t>
        </w:r>
        <w:proofErr w:type="spellEnd"/>
        <w:r>
          <w:rPr>
            <w:rFonts w:cstheme="minorHAnsi"/>
            <w:color w:val="000000" w:themeColor="text1"/>
            <w:sz w:val="30"/>
            <w:szCs w:val="26"/>
          </w:rPr>
          <w:t xml:space="preserve"> (span) </w:t>
        </w:r>
        <w:r w:rsidR="00FA18CF" w:rsidRPr="00FA18CF">
          <w:rPr>
            <w:rFonts w:cstheme="minorHAnsi"/>
            <w:color w:val="000000" w:themeColor="text1"/>
            <w:sz w:val="30"/>
            <w:szCs w:val="26"/>
          </w:rPr>
          <w:t>values ('20-5 32:11:33');</w:t>
        </w:r>
        <w:r w:rsidR="00414115">
          <w:rPr>
            <w:rFonts w:cstheme="minorHAnsi"/>
            <w:color w:val="000000" w:themeColor="text1"/>
            <w:sz w:val="30"/>
            <w:szCs w:val="26"/>
          </w:rPr>
          <w:t xml:space="preserve"> </w:t>
        </w:r>
      </w:ins>
    </w:p>
    <w:p w:rsidR="00414115" w:rsidRDefault="00414115">
      <w:pPr>
        <w:pStyle w:val="NoSpacing"/>
        <w:rPr>
          <w:ins w:id="2159" w:author="Mridul Rajbhar" w:date="2022-10-26T13:17:00Z"/>
          <w:rFonts w:cstheme="minorHAnsi"/>
          <w:color w:val="000000" w:themeColor="text1"/>
          <w:sz w:val="30"/>
          <w:szCs w:val="26"/>
        </w:rPr>
        <w:pPrChange w:id="2160" w:author="Mridul Rajbhar" w:date="2022-10-26T12:21:00Z">
          <w:pPr>
            <w:pStyle w:val="NoSpacing"/>
            <w:ind w:left="360"/>
            <w:jc w:val="center"/>
          </w:pPr>
        </w:pPrChange>
      </w:pPr>
      <w:ins w:id="2161" w:author="Mridul Rajbhar" w:date="2022-10-26T13:16:00Z">
        <w:r>
          <w:rPr>
            <w:rFonts w:cstheme="minorHAnsi"/>
            <w:color w:val="000000" w:themeColor="text1"/>
            <w:sz w:val="30"/>
            <w:szCs w:val="26"/>
          </w:rPr>
          <w:t>// 20 years 5 months 32 hours 11 minutes 33 seconds</w:t>
        </w:r>
      </w:ins>
    </w:p>
    <w:p w:rsidR="007A6E6A" w:rsidRDefault="007A6E6A">
      <w:pPr>
        <w:pStyle w:val="NoSpacing"/>
        <w:rPr>
          <w:ins w:id="2162" w:author="Mridul Rajbhar" w:date="2022-10-26T13:17:00Z"/>
          <w:rFonts w:cstheme="minorHAnsi"/>
          <w:color w:val="000000" w:themeColor="text1"/>
          <w:sz w:val="30"/>
          <w:szCs w:val="26"/>
        </w:rPr>
        <w:pPrChange w:id="2163" w:author="Mridul Rajbhar" w:date="2022-10-26T12:21:00Z">
          <w:pPr>
            <w:pStyle w:val="NoSpacing"/>
            <w:ind w:left="360"/>
            <w:jc w:val="center"/>
          </w:pPr>
        </w:pPrChange>
      </w:pPr>
    </w:p>
    <w:p w:rsidR="007A6E6A" w:rsidRDefault="007A6E6A">
      <w:pPr>
        <w:rPr>
          <w:ins w:id="2164" w:author="Mridul Rajbhar" w:date="2022-10-26T13:17:00Z"/>
          <w:rFonts w:cstheme="minorHAnsi"/>
          <w:color w:val="000000" w:themeColor="text1"/>
          <w:sz w:val="30"/>
          <w:szCs w:val="26"/>
        </w:rPr>
      </w:pPr>
      <w:ins w:id="2165" w:author="Mridul Rajbhar" w:date="2022-10-26T13:17:00Z">
        <w:r>
          <w:rPr>
            <w:rFonts w:cstheme="minorHAnsi"/>
            <w:color w:val="000000" w:themeColor="text1"/>
            <w:sz w:val="30"/>
            <w:szCs w:val="26"/>
          </w:rPr>
          <w:br w:type="page"/>
        </w:r>
      </w:ins>
    </w:p>
    <w:p w:rsidR="007A6E6A" w:rsidRDefault="007A6E6A" w:rsidP="007A6E6A">
      <w:pPr>
        <w:pStyle w:val="NoSpacing"/>
        <w:rPr>
          <w:ins w:id="2166" w:author="Mridul Rajbhar" w:date="2022-10-26T13:17:00Z"/>
          <w:rFonts w:cstheme="minorHAnsi"/>
          <w:color w:val="000000" w:themeColor="text1"/>
          <w:sz w:val="30"/>
          <w:szCs w:val="26"/>
        </w:rPr>
      </w:pPr>
      <w:ins w:id="2167" w:author="Mridul Rajbhar" w:date="2022-10-26T13:17:00Z">
        <w:r>
          <w:rPr>
            <w:rFonts w:cstheme="minorHAnsi"/>
            <w:color w:val="000000" w:themeColor="text1"/>
            <w:sz w:val="30"/>
            <w:szCs w:val="26"/>
          </w:rPr>
          <w:lastRenderedPageBreak/>
          <w:t>‘5 DECADES 3 YEARS 5 MONTHS 5 DAYS’</w:t>
        </w:r>
      </w:ins>
    </w:p>
    <w:p w:rsidR="007A6E6A" w:rsidRDefault="007A6E6A">
      <w:pPr>
        <w:pStyle w:val="NoSpacing"/>
        <w:rPr>
          <w:ins w:id="2168" w:author="Mridul Rajbhar" w:date="2022-10-26T13:17:00Z"/>
          <w:rFonts w:cstheme="minorHAnsi"/>
          <w:color w:val="000000" w:themeColor="text1"/>
          <w:sz w:val="30"/>
          <w:szCs w:val="26"/>
        </w:rPr>
        <w:pPrChange w:id="2169" w:author="Mridul Rajbhar" w:date="2022-10-26T12:21:00Z">
          <w:pPr>
            <w:pStyle w:val="NoSpacing"/>
            <w:ind w:left="360"/>
            <w:jc w:val="center"/>
          </w:pPr>
        </w:pPrChange>
      </w:pPr>
    </w:p>
    <w:p w:rsidR="00C83F6C" w:rsidRDefault="00C83F6C">
      <w:pPr>
        <w:pStyle w:val="NoSpacing"/>
        <w:rPr>
          <w:ins w:id="2170" w:author="Mridul Rajbhar" w:date="2022-10-26T13:17:00Z"/>
          <w:rFonts w:cstheme="minorHAnsi"/>
          <w:color w:val="000000" w:themeColor="text1"/>
          <w:sz w:val="30"/>
          <w:szCs w:val="26"/>
        </w:rPr>
        <w:pPrChange w:id="2171" w:author="Mridul Rajbhar" w:date="2022-10-26T12:21:00Z">
          <w:pPr>
            <w:pStyle w:val="NoSpacing"/>
            <w:ind w:left="360"/>
            <w:jc w:val="center"/>
          </w:pPr>
        </w:pPrChange>
      </w:pPr>
    </w:p>
    <w:p w:rsidR="008550D1" w:rsidRDefault="00C83F6C" w:rsidP="00BD5E60">
      <w:pPr>
        <w:pStyle w:val="NoSpacing"/>
        <w:rPr>
          <w:ins w:id="2172" w:author="Mridul Rajbhar" w:date="2022-10-26T13:22:00Z"/>
          <w:rFonts w:cstheme="minorHAnsi"/>
          <w:color w:val="000000" w:themeColor="text1"/>
          <w:sz w:val="30"/>
          <w:szCs w:val="26"/>
        </w:rPr>
        <w:pPrChange w:id="2173" w:author="Mridul Rajbhar" w:date="2022-10-26T14:57:00Z">
          <w:pPr>
            <w:pStyle w:val="NoSpacing"/>
            <w:ind w:left="360"/>
            <w:jc w:val="center"/>
          </w:pPr>
        </w:pPrChange>
      </w:pPr>
      <w:ins w:id="2174" w:author="Mridul Rajbhar" w:date="2022-10-26T13:17:00Z">
        <w:r w:rsidRPr="001B2018">
          <w:rPr>
            <w:rFonts w:cstheme="minorHAnsi"/>
            <w:b/>
            <w:color w:val="000000" w:themeColor="text1"/>
            <w:sz w:val="30"/>
            <w:szCs w:val="26"/>
            <w:rPrChange w:id="2175" w:author="Mridul Rajbhar" w:date="2022-10-26T13:22:00Z">
              <w:rPr>
                <w:rFonts w:cstheme="minorHAnsi"/>
                <w:color w:val="000000" w:themeColor="text1"/>
                <w:sz w:val="30"/>
                <w:szCs w:val="26"/>
              </w:rPr>
            </w:rPrChange>
          </w:rPr>
          <w:t>ISO 8061 format</w:t>
        </w:r>
      </w:ins>
    </w:p>
    <w:p w:rsidR="001B2018" w:rsidRDefault="001B2018">
      <w:pPr>
        <w:pStyle w:val="NoSpacing"/>
        <w:rPr>
          <w:ins w:id="2176" w:author="Mridul Rajbhar" w:date="2022-10-26T13:22:00Z"/>
          <w:rFonts w:cstheme="minorHAnsi"/>
          <w:color w:val="000000" w:themeColor="text1"/>
          <w:sz w:val="30"/>
          <w:szCs w:val="26"/>
        </w:rPr>
        <w:pPrChange w:id="2177" w:author="Mridul Rajbhar" w:date="2022-10-26T12:21:00Z">
          <w:pPr>
            <w:pStyle w:val="NoSpacing"/>
            <w:ind w:left="360"/>
            <w:jc w:val="center"/>
          </w:pPr>
        </w:pPrChange>
      </w:pPr>
    </w:p>
    <w:p w:rsidR="001B2018" w:rsidRDefault="0037279B">
      <w:pPr>
        <w:pStyle w:val="NoSpacing"/>
        <w:rPr>
          <w:ins w:id="2178" w:author="Mridul Rajbhar" w:date="2022-10-26T14:58:00Z"/>
          <w:rFonts w:cstheme="minorHAnsi"/>
          <w:color w:val="000000" w:themeColor="text1"/>
          <w:sz w:val="30"/>
          <w:szCs w:val="26"/>
        </w:rPr>
        <w:pPrChange w:id="2179" w:author="Mridul Rajbhar" w:date="2022-10-26T12:21:00Z">
          <w:pPr>
            <w:pStyle w:val="NoSpacing"/>
            <w:ind w:left="360"/>
            <w:jc w:val="center"/>
          </w:pPr>
        </w:pPrChange>
      </w:pPr>
      <w:ins w:id="2180" w:author="Mridul Rajbhar" w:date="2022-10-26T14:45:00Z">
        <w:r>
          <w:rPr>
            <w:rFonts w:cstheme="minorHAnsi"/>
            <w:color w:val="000000" w:themeColor="text1"/>
            <w:sz w:val="30"/>
            <w:szCs w:val="26"/>
          </w:rPr>
          <w:t xml:space="preserve">Add ‘P’ </w:t>
        </w:r>
      </w:ins>
      <w:ins w:id="2181" w:author="Mridul Rajbhar" w:date="2022-10-26T14:57:00Z">
        <w:r w:rsidR="00BD5E60">
          <w:rPr>
            <w:rFonts w:cstheme="minorHAnsi"/>
            <w:color w:val="000000" w:themeColor="text1"/>
            <w:sz w:val="30"/>
            <w:szCs w:val="26"/>
          </w:rPr>
          <w:t>at the start.</w:t>
        </w:r>
      </w:ins>
    </w:p>
    <w:p w:rsidR="00CE5422" w:rsidRDefault="00CE5422">
      <w:pPr>
        <w:pStyle w:val="NoSpacing"/>
        <w:rPr>
          <w:ins w:id="2182" w:author="Mridul Rajbhar" w:date="2022-10-26T14:58:00Z"/>
          <w:rFonts w:cstheme="minorHAnsi"/>
          <w:color w:val="000000" w:themeColor="text1"/>
          <w:sz w:val="30"/>
          <w:szCs w:val="26"/>
        </w:rPr>
        <w:pPrChange w:id="2183" w:author="Mridul Rajbhar" w:date="2022-10-26T12:21:00Z">
          <w:pPr>
            <w:pStyle w:val="NoSpacing"/>
            <w:ind w:left="360"/>
            <w:jc w:val="center"/>
          </w:pPr>
        </w:pPrChange>
      </w:pPr>
    </w:p>
    <w:p w:rsidR="00CE5422" w:rsidRDefault="00CE5422">
      <w:pPr>
        <w:pStyle w:val="NoSpacing"/>
        <w:rPr>
          <w:ins w:id="2184" w:author="Mridul Rajbhar" w:date="2022-10-26T15:13:00Z"/>
          <w:rFonts w:cstheme="minorHAnsi"/>
          <w:color w:val="000000" w:themeColor="text1"/>
          <w:sz w:val="30"/>
          <w:szCs w:val="26"/>
        </w:rPr>
        <w:pPrChange w:id="2185" w:author="Mridul Rajbhar" w:date="2022-10-26T12:21:00Z">
          <w:pPr>
            <w:pStyle w:val="NoSpacing"/>
            <w:ind w:left="360"/>
            <w:jc w:val="center"/>
          </w:pPr>
        </w:pPrChange>
      </w:pPr>
      <w:ins w:id="2186" w:author="Mridul Rajbhar" w:date="2022-10-26T14:58:00Z">
        <w:r>
          <w:rPr>
            <w:rFonts w:cstheme="minorHAnsi"/>
            <w:color w:val="000000" w:themeColor="text1"/>
            <w:sz w:val="30"/>
            <w:szCs w:val="26"/>
          </w:rPr>
          <w:t>‘P53</w:t>
        </w:r>
      </w:ins>
      <w:ins w:id="2187" w:author="Mridul Rajbhar" w:date="2022-10-26T14:59:00Z">
        <w:r>
          <w:rPr>
            <w:rFonts w:cstheme="minorHAnsi"/>
            <w:color w:val="000000" w:themeColor="text1"/>
            <w:sz w:val="30"/>
            <w:szCs w:val="26"/>
          </w:rPr>
          <w:t>Y6M3D</w:t>
        </w:r>
      </w:ins>
      <w:ins w:id="2188" w:author="Mridul Rajbhar" w:date="2022-10-26T14:58:00Z">
        <w:r>
          <w:rPr>
            <w:rFonts w:cstheme="minorHAnsi"/>
            <w:color w:val="000000" w:themeColor="text1"/>
            <w:sz w:val="30"/>
            <w:szCs w:val="26"/>
          </w:rPr>
          <w:t>’</w:t>
        </w:r>
      </w:ins>
      <w:ins w:id="2189" w:author="Mridul Rajbhar" w:date="2022-10-26T14:59:00Z">
        <w:r>
          <w:rPr>
            <w:rFonts w:cstheme="minorHAnsi"/>
            <w:color w:val="000000" w:themeColor="text1"/>
            <w:sz w:val="30"/>
            <w:szCs w:val="26"/>
          </w:rPr>
          <w:t xml:space="preserve"> </w:t>
        </w:r>
        <w:r w:rsidRPr="00CE5422">
          <w:rPr>
            <w:rFonts w:cstheme="minorHAnsi"/>
            <w:color w:val="000000" w:themeColor="text1"/>
            <w:sz w:val="30"/>
            <w:szCs w:val="26"/>
          </w:rPr>
          <w:sym w:font="Wingdings" w:char="F0E0"/>
        </w:r>
        <w:r>
          <w:rPr>
            <w:rFonts w:cstheme="minorHAnsi"/>
            <w:color w:val="000000" w:themeColor="text1"/>
            <w:sz w:val="30"/>
            <w:szCs w:val="26"/>
          </w:rPr>
          <w:t xml:space="preserve"> 53 years, 6 months, 3 days</w:t>
        </w:r>
      </w:ins>
    </w:p>
    <w:p w:rsidR="00A27994" w:rsidRDefault="00A27994">
      <w:pPr>
        <w:pStyle w:val="NoSpacing"/>
        <w:rPr>
          <w:ins w:id="2190" w:author="Mridul Rajbhar" w:date="2022-10-26T15:13:00Z"/>
          <w:rFonts w:cstheme="minorHAnsi"/>
          <w:color w:val="000000" w:themeColor="text1"/>
          <w:sz w:val="30"/>
          <w:szCs w:val="26"/>
        </w:rPr>
        <w:pPrChange w:id="2191" w:author="Mridul Rajbhar" w:date="2022-10-26T12:21:00Z">
          <w:pPr>
            <w:pStyle w:val="NoSpacing"/>
            <w:ind w:left="360"/>
            <w:jc w:val="center"/>
          </w:pPr>
        </w:pPrChange>
      </w:pPr>
    </w:p>
    <w:p w:rsidR="00A27994" w:rsidRDefault="00A27994">
      <w:pPr>
        <w:pStyle w:val="NoSpacing"/>
        <w:rPr>
          <w:ins w:id="2192" w:author="Mridul Rajbhar" w:date="2022-10-26T15:13:00Z"/>
          <w:rFonts w:cstheme="minorHAnsi"/>
          <w:b/>
          <w:color w:val="000000" w:themeColor="text1"/>
          <w:sz w:val="30"/>
          <w:szCs w:val="26"/>
        </w:rPr>
        <w:pPrChange w:id="2193" w:author="Mridul Rajbhar" w:date="2022-10-26T12:21:00Z">
          <w:pPr>
            <w:pStyle w:val="NoSpacing"/>
            <w:ind w:left="360"/>
            <w:jc w:val="center"/>
          </w:pPr>
        </w:pPrChange>
      </w:pPr>
      <w:ins w:id="2194" w:author="Mridul Rajbhar" w:date="2022-10-26T15:13:00Z">
        <w:r>
          <w:rPr>
            <w:rFonts w:cstheme="minorHAnsi"/>
            <w:b/>
            <w:color w:val="000000" w:themeColor="text1"/>
            <w:sz w:val="30"/>
            <w:szCs w:val="26"/>
          </w:rPr>
          <w:t>Date Arithmetic</w:t>
        </w:r>
      </w:ins>
    </w:p>
    <w:p w:rsidR="00CE1E5A" w:rsidRDefault="00CE1E5A">
      <w:pPr>
        <w:pStyle w:val="NoSpacing"/>
        <w:rPr>
          <w:ins w:id="2195" w:author="Mridul Rajbhar" w:date="2022-10-26T15:13:00Z"/>
          <w:rFonts w:cstheme="minorHAnsi"/>
          <w:color w:val="000000" w:themeColor="text1"/>
          <w:sz w:val="30"/>
          <w:szCs w:val="26"/>
        </w:rPr>
        <w:pPrChange w:id="2196" w:author="Mridul Rajbhar" w:date="2022-10-26T12:21:00Z">
          <w:pPr>
            <w:pStyle w:val="NoSpacing"/>
            <w:ind w:left="360"/>
            <w:jc w:val="center"/>
          </w:pPr>
        </w:pPrChange>
      </w:pPr>
    </w:p>
    <w:p w:rsidR="00CE1E5A" w:rsidRDefault="00CE1E5A">
      <w:pPr>
        <w:pStyle w:val="NoSpacing"/>
        <w:rPr>
          <w:ins w:id="2197" w:author="Mridul Rajbhar" w:date="2022-10-26T15:27:00Z"/>
          <w:rFonts w:cstheme="minorHAnsi"/>
          <w:color w:val="000000" w:themeColor="text1"/>
          <w:sz w:val="30"/>
          <w:szCs w:val="26"/>
        </w:rPr>
        <w:pPrChange w:id="2198" w:author="Mridul Rajbhar" w:date="2022-10-26T12:21:00Z">
          <w:pPr>
            <w:pStyle w:val="NoSpacing"/>
            <w:ind w:left="360"/>
            <w:jc w:val="center"/>
          </w:pPr>
        </w:pPrChange>
      </w:pPr>
      <w:ins w:id="2199" w:author="Mridul Rajbhar" w:date="2022-10-26T15:27:00Z">
        <w:r>
          <w:rPr>
            <w:rFonts w:cstheme="minorHAnsi"/>
            <w:color w:val="000000" w:themeColor="text1"/>
            <w:sz w:val="30"/>
            <w:szCs w:val="26"/>
          </w:rPr>
          <w:t>Add</w:t>
        </w:r>
      </w:ins>
    </w:p>
    <w:p w:rsidR="00CE1E5A" w:rsidRDefault="00CE1E5A">
      <w:pPr>
        <w:pStyle w:val="NoSpacing"/>
        <w:rPr>
          <w:ins w:id="2200" w:author="Mridul Rajbhar" w:date="2022-10-26T15:27:00Z"/>
          <w:rFonts w:cstheme="minorHAnsi"/>
          <w:color w:val="000000" w:themeColor="text1"/>
          <w:sz w:val="30"/>
          <w:szCs w:val="26"/>
        </w:rPr>
        <w:pPrChange w:id="2201" w:author="Mridul Rajbhar" w:date="2022-10-26T12:21:00Z">
          <w:pPr>
            <w:pStyle w:val="NoSpacing"/>
            <w:ind w:left="360"/>
            <w:jc w:val="center"/>
          </w:pPr>
        </w:pPrChange>
      </w:pPr>
      <w:proofErr w:type="gramStart"/>
      <w:ins w:id="2202" w:author="Mridul Rajbhar" w:date="2022-10-26T15:27:00Z">
        <w:r w:rsidRPr="00CE1E5A">
          <w:rPr>
            <w:rFonts w:cstheme="minorHAnsi"/>
            <w:color w:val="000000" w:themeColor="text1"/>
            <w:sz w:val="30"/>
            <w:szCs w:val="26"/>
          </w:rPr>
          <w:t>select</w:t>
        </w:r>
        <w:proofErr w:type="gramEnd"/>
        <w:r w:rsidRPr="00CE1E5A">
          <w:rPr>
            <w:rFonts w:cstheme="minorHAnsi"/>
            <w:color w:val="000000" w:themeColor="text1"/>
            <w:sz w:val="30"/>
            <w:szCs w:val="26"/>
          </w:rPr>
          <w:t xml:space="preserve"> TIMESTAMP '2018-09-28 13:22:44' - interval '80 minutes 10 seconds';</w:t>
        </w:r>
      </w:ins>
    </w:p>
    <w:p w:rsidR="00CE1E5A" w:rsidRDefault="00CE1E5A">
      <w:pPr>
        <w:pStyle w:val="NoSpacing"/>
        <w:rPr>
          <w:ins w:id="2203" w:author="Mridul Rajbhar" w:date="2022-10-26T15:27:00Z"/>
          <w:rFonts w:cstheme="minorHAnsi"/>
          <w:color w:val="000000" w:themeColor="text1"/>
          <w:sz w:val="30"/>
          <w:szCs w:val="26"/>
        </w:rPr>
        <w:pPrChange w:id="2204" w:author="Mridul Rajbhar" w:date="2022-10-26T12:21:00Z">
          <w:pPr>
            <w:pStyle w:val="NoSpacing"/>
            <w:ind w:left="360"/>
            <w:jc w:val="center"/>
          </w:pPr>
        </w:pPrChange>
      </w:pPr>
    </w:p>
    <w:p w:rsidR="001305F7" w:rsidRDefault="00CE1E5A">
      <w:pPr>
        <w:pStyle w:val="NoSpacing"/>
        <w:rPr>
          <w:ins w:id="2205" w:author="Mridul Rajbhar" w:date="2022-10-26T15:28:00Z"/>
          <w:rFonts w:cstheme="minorHAnsi"/>
          <w:color w:val="000000" w:themeColor="text1"/>
          <w:sz w:val="30"/>
          <w:szCs w:val="26"/>
        </w:rPr>
        <w:pPrChange w:id="2206" w:author="Mridul Rajbhar" w:date="2022-10-26T12:21:00Z">
          <w:pPr>
            <w:pStyle w:val="NoSpacing"/>
            <w:ind w:left="360"/>
            <w:jc w:val="center"/>
          </w:pPr>
        </w:pPrChange>
      </w:pPr>
      <w:proofErr w:type="gramStart"/>
      <w:ins w:id="2207" w:author="Mridul Rajbhar" w:date="2022-10-26T15:27:00Z">
        <w:r>
          <w:rPr>
            <w:rFonts w:cstheme="minorHAnsi"/>
            <w:color w:val="000000" w:themeColor="text1"/>
            <w:sz w:val="30"/>
            <w:szCs w:val="26"/>
          </w:rPr>
          <w:t>subtract</w:t>
        </w:r>
        <w:proofErr w:type="gramEnd"/>
        <w:r>
          <w:rPr>
            <w:rFonts w:cstheme="minorHAnsi"/>
            <w:color w:val="000000" w:themeColor="text1"/>
            <w:sz w:val="30"/>
            <w:szCs w:val="26"/>
          </w:rPr>
          <w:t xml:space="preserve"> </w:t>
        </w:r>
      </w:ins>
    </w:p>
    <w:p w:rsidR="001305F7" w:rsidRDefault="001305F7">
      <w:pPr>
        <w:pStyle w:val="NoSpacing"/>
        <w:rPr>
          <w:ins w:id="2208" w:author="Mridul Rajbhar" w:date="2022-10-26T15:28:00Z"/>
          <w:rFonts w:cstheme="minorHAnsi"/>
          <w:color w:val="000000" w:themeColor="text1"/>
          <w:sz w:val="30"/>
          <w:szCs w:val="26"/>
        </w:rPr>
        <w:pPrChange w:id="2209" w:author="Mridul Rajbhar" w:date="2022-10-26T12:21:00Z">
          <w:pPr>
            <w:pStyle w:val="NoSpacing"/>
            <w:ind w:left="360"/>
            <w:jc w:val="center"/>
          </w:pPr>
        </w:pPrChange>
      </w:pPr>
    </w:p>
    <w:p w:rsidR="001305F7" w:rsidRDefault="001305F7">
      <w:pPr>
        <w:pStyle w:val="NoSpacing"/>
        <w:rPr>
          <w:ins w:id="2210" w:author="Mridul Rajbhar" w:date="2022-10-26T15:28:00Z"/>
          <w:rFonts w:cstheme="minorHAnsi"/>
          <w:color w:val="000000" w:themeColor="text1"/>
          <w:sz w:val="30"/>
          <w:szCs w:val="26"/>
        </w:rPr>
        <w:pPrChange w:id="2211" w:author="Mridul Rajbhar" w:date="2022-10-26T12:21:00Z">
          <w:pPr>
            <w:pStyle w:val="NoSpacing"/>
            <w:ind w:left="360"/>
            <w:jc w:val="center"/>
          </w:pPr>
        </w:pPrChange>
      </w:pPr>
      <w:ins w:id="2212" w:author="Mridul Rajbhar" w:date="2022-10-26T15:28:00Z">
        <w:r>
          <w:rPr>
            <w:rFonts w:cstheme="minorHAnsi"/>
            <w:color w:val="000000" w:themeColor="text1"/>
            <w:sz w:val="30"/>
            <w:szCs w:val="26"/>
          </w:rPr>
          <w:t>To get days (days – days)</w:t>
        </w:r>
      </w:ins>
    </w:p>
    <w:p w:rsidR="001305F7" w:rsidRDefault="001305F7">
      <w:pPr>
        <w:pStyle w:val="NoSpacing"/>
        <w:rPr>
          <w:ins w:id="2213" w:author="Mridul Rajbhar" w:date="2022-10-26T15:29:00Z"/>
          <w:rFonts w:cstheme="minorHAnsi"/>
          <w:color w:val="000000" w:themeColor="text1"/>
          <w:sz w:val="30"/>
          <w:szCs w:val="26"/>
        </w:rPr>
        <w:pPrChange w:id="2214" w:author="Mridul Rajbhar" w:date="2022-10-26T12:21:00Z">
          <w:pPr>
            <w:pStyle w:val="NoSpacing"/>
            <w:ind w:left="360"/>
            <w:jc w:val="center"/>
          </w:pPr>
        </w:pPrChange>
      </w:pPr>
      <w:proofErr w:type="gramStart"/>
      <w:ins w:id="2215" w:author="Mridul Rajbhar" w:date="2022-10-26T15:28:00Z">
        <w:r w:rsidRPr="001305F7">
          <w:rPr>
            <w:rFonts w:cstheme="minorHAnsi"/>
            <w:color w:val="000000" w:themeColor="text1"/>
            <w:sz w:val="30"/>
            <w:szCs w:val="26"/>
          </w:rPr>
          <w:t>select</w:t>
        </w:r>
        <w:proofErr w:type="gramEnd"/>
        <w:r w:rsidRPr="001305F7">
          <w:rPr>
            <w:rFonts w:cstheme="minorHAnsi"/>
            <w:color w:val="000000" w:themeColor="text1"/>
            <w:sz w:val="30"/>
            <w:szCs w:val="26"/>
          </w:rPr>
          <w:t xml:space="preserve"> date '2016-12-30' - date '2009-04-07';</w:t>
        </w:r>
      </w:ins>
    </w:p>
    <w:p w:rsidR="000B26AB" w:rsidRDefault="000B26AB">
      <w:pPr>
        <w:pStyle w:val="NoSpacing"/>
        <w:rPr>
          <w:ins w:id="2216" w:author="Mridul Rajbhar" w:date="2022-10-26T15:29:00Z"/>
          <w:rFonts w:cstheme="minorHAnsi"/>
          <w:color w:val="000000" w:themeColor="text1"/>
          <w:sz w:val="30"/>
          <w:szCs w:val="26"/>
        </w:rPr>
        <w:pPrChange w:id="2217" w:author="Mridul Rajbhar" w:date="2022-10-26T12:21:00Z">
          <w:pPr>
            <w:pStyle w:val="NoSpacing"/>
            <w:ind w:left="360"/>
            <w:jc w:val="center"/>
          </w:pPr>
        </w:pPrChange>
      </w:pPr>
    </w:p>
    <w:p w:rsidR="000B26AB" w:rsidRDefault="000B26AB">
      <w:pPr>
        <w:pStyle w:val="NoSpacing"/>
        <w:rPr>
          <w:ins w:id="2218" w:author="Mridul Rajbhar" w:date="2022-10-26T15:29:00Z"/>
          <w:rFonts w:cstheme="minorHAnsi"/>
          <w:color w:val="000000" w:themeColor="text1"/>
          <w:sz w:val="30"/>
          <w:szCs w:val="26"/>
        </w:rPr>
        <w:pPrChange w:id="2219" w:author="Mridul Rajbhar" w:date="2022-10-26T12:21:00Z">
          <w:pPr>
            <w:pStyle w:val="NoSpacing"/>
            <w:ind w:left="360"/>
            <w:jc w:val="center"/>
          </w:pPr>
        </w:pPrChange>
      </w:pPr>
      <w:proofErr w:type="gramStart"/>
      <w:ins w:id="2220" w:author="Mridul Rajbhar" w:date="2022-10-26T15:29:00Z">
        <w:r>
          <w:rPr>
            <w:rFonts w:cstheme="minorHAnsi"/>
            <w:color w:val="000000" w:themeColor="text1"/>
            <w:sz w:val="30"/>
            <w:szCs w:val="26"/>
          </w:rPr>
          <w:t>subtract</w:t>
        </w:r>
        <w:proofErr w:type="gramEnd"/>
        <w:r>
          <w:rPr>
            <w:rFonts w:cstheme="minorHAnsi"/>
            <w:color w:val="000000" w:themeColor="text1"/>
            <w:sz w:val="30"/>
            <w:szCs w:val="26"/>
          </w:rPr>
          <w:t xml:space="preserve"> Time or timestamps</w:t>
        </w:r>
      </w:ins>
    </w:p>
    <w:p w:rsidR="00AD4085" w:rsidRDefault="00AD4085">
      <w:pPr>
        <w:pStyle w:val="NoSpacing"/>
        <w:rPr>
          <w:ins w:id="2221" w:author="Mridul Rajbhar" w:date="2022-10-26T15:28:00Z"/>
          <w:rFonts w:cstheme="minorHAnsi"/>
          <w:color w:val="000000" w:themeColor="text1"/>
          <w:sz w:val="30"/>
          <w:szCs w:val="26"/>
        </w:rPr>
        <w:pPrChange w:id="2222" w:author="Mridul Rajbhar" w:date="2022-10-26T12:21:00Z">
          <w:pPr>
            <w:pStyle w:val="NoSpacing"/>
            <w:ind w:left="360"/>
            <w:jc w:val="center"/>
          </w:pPr>
        </w:pPrChange>
      </w:pPr>
    </w:p>
    <w:p w:rsidR="001305F7" w:rsidRDefault="00790484">
      <w:pPr>
        <w:pStyle w:val="NoSpacing"/>
        <w:rPr>
          <w:ins w:id="2223" w:author="Mridul Rajbhar" w:date="2022-10-26T15:33:00Z"/>
          <w:rFonts w:cstheme="minorHAnsi"/>
          <w:color w:val="000000" w:themeColor="text1"/>
          <w:sz w:val="30"/>
          <w:szCs w:val="26"/>
        </w:rPr>
        <w:pPrChange w:id="2224" w:author="Mridul Rajbhar" w:date="2022-10-26T12:21:00Z">
          <w:pPr>
            <w:pStyle w:val="NoSpacing"/>
            <w:ind w:left="360"/>
            <w:jc w:val="center"/>
          </w:pPr>
        </w:pPrChange>
      </w:pPr>
      <w:proofErr w:type="gramStart"/>
      <w:ins w:id="2225" w:author="Mridul Rajbhar" w:date="2022-10-26T15:33:00Z">
        <w:r w:rsidRPr="00790484">
          <w:rPr>
            <w:rFonts w:cstheme="minorHAnsi"/>
            <w:color w:val="000000" w:themeColor="text1"/>
            <w:sz w:val="30"/>
            <w:szCs w:val="26"/>
          </w:rPr>
          <w:t>select</w:t>
        </w:r>
        <w:proofErr w:type="gramEnd"/>
        <w:r w:rsidRPr="00790484">
          <w:rPr>
            <w:rFonts w:cstheme="minorHAnsi"/>
            <w:color w:val="000000" w:themeColor="text1"/>
            <w:sz w:val="30"/>
            <w:szCs w:val="26"/>
          </w:rPr>
          <w:t xml:space="preserve"> timestamp '2016-12-30 20:11:33' - time '11:44:22';</w:t>
        </w:r>
      </w:ins>
    </w:p>
    <w:p w:rsidR="00790484" w:rsidRDefault="00790484">
      <w:pPr>
        <w:pStyle w:val="NoSpacing"/>
        <w:rPr>
          <w:ins w:id="2226" w:author="Mridul Rajbhar" w:date="2022-10-26T15:34:00Z"/>
          <w:rFonts w:cstheme="minorHAnsi"/>
          <w:color w:val="000000" w:themeColor="text1"/>
          <w:sz w:val="30"/>
          <w:szCs w:val="26"/>
        </w:rPr>
        <w:pPrChange w:id="2227" w:author="Mridul Rajbhar" w:date="2022-10-26T12:21:00Z">
          <w:pPr>
            <w:pStyle w:val="NoSpacing"/>
            <w:ind w:left="360"/>
            <w:jc w:val="center"/>
          </w:pPr>
        </w:pPrChange>
      </w:pPr>
      <w:ins w:id="2228" w:author="Mridul Rajbhar" w:date="2022-10-26T15:33:00Z">
        <w:r>
          <w:rPr>
            <w:rFonts w:cstheme="minorHAnsi"/>
            <w:color w:val="000000" w:themeColor="text1"/>
            <w:sz w:val="30"/>
            <w:szCs w:val="26"/>
          </w:rPr>
          <w:t>//</w:t>
        </w:r>
      </w:ins>
      <w:ins w:id="2229" w:author="Mridul Rajbhar" w:date="2022-10-26T15:34:00Z">
        <w:r w:rsidRPr="00790484">
          <w:rPr>
            <w:rFonts w:cstheme="minorHAnsi"/>
            <w:color w:val="000000" w:themeColor="text1"/>
            <w:sz w:val="30"/>
            <w:szCs w:val="26"/>
          </w:rPr>
          <w:t>2016-12-30 08:27:11</w:t>
        </w:r>
      </w:ins>
    </w:p>
    <w:p w:rsidR="00BA1E65" w:rsidRDefault="00BA1E65">
      <w:pPr>
        <w:pStyle w:val="NoSpacing"/>
        <w:rPr>
          <w:ins w:id="2230" w:author="Mridul Rajbhar" w:date="2022-10-26T15:34:00Z"/>
          <w:rFonts w:cstheme="minorHAnsi"/>
          <w:color w:val="000000" w:themeColor="text1"/>
          <w:sz w:val="30"/>
          <w:szCs w:val="26"/>
        </w:rPr>
        <w:pPrChange w:id="2231" w:author="Mridul Rajbhar" w:date="2022-10-26T12:21:00Z">
          <w:pPr>
            <w:pStyle w:val="NoSpacing"/>
            <w:ind w:left="360"/>
            <w:jc w:val="center"/>
          </w:pPr>
        </w:pPrChange>
      </w:pPr>
    </w:p>
    <w:p w:rsidR="00BA1E65" w:rsidRDefault="00BA1E65">
      <w:pPr>
        <w:pStyle w:val="NoSpacing"/>
        <w:rPr>
          <w:ins w:id="2232" w:author="Mridul Rajbhar" w:date="2022-10-26T15:36:00Z"/>
          <w:rFonts w:cstheme="minorHAnsi"/>
          <w:color w:val="000000" w:themeColor="text1"/>
          <w:sz w:val="30"/>
          <w:szCs w:val="26"/>
        </w:rPr>
        <w:pPrChange w:id="2233" w:author="Mridul Rajbhar" w:date="2022-10-26T12:21:00Z">
          <w:pPr>
            <w:pStyle w:val="NoSpacing"/>
            <w:ind w:left="360"/>
            <w:jc w:val="center"/>
          </w:pPr>
        </w:pPrChange>
      </w:pPr>
      <w:ins w:id="2234" w:author="Mridul Rajbhar" w:date="2022-10-26T15:36:00Z">
        <w:r>
          <w:rPr>
            <w:rFonts w:cstheme="minorHAnsi"/>
            <w:color w:val="000000" w:themeColor="text1"/>
            <w:sz w:val="30"/>
            <w:szCs w:val="26"/>
          </w:rPr>
          <w:t>Multiplication</w:t>
        </w:r>
      </w:ins>
    </w:p>
    <w:p w:rsidR="00BA1E65" w:rsidRDefault="00BA1E65">
      <w:pPr>
        <w:pStyle w:val="NoSpacing"/>
        <w:rPr>
          <w:ins w:id="2235" w:author="Mridul Rajbhar" w:date="2022-10-26T15:36:00Z"/>
          <w:rFonts w:cstheme="minorHAnsi"/>
          <w:color w:val="000000" w:themeColor="text1"/>
          <w:sz w:val="30"/>
          <w:szCs w:val="26"/>
        </w:rPr>
        <w:pPrChange w:id="2236" w:author="Mridul Rajbhar" w:date="2022-10-26T12:21:00Z">
          <w:pPr>
            <w:pStyle w:val="NoSpacing"/>
            <w:ind w:left="360"/>
            <w:jc w:val="center"/>
          </w:pPr>
        </w:pPrChange>
      </w:pPr>
      <w:proofErr w:type="gramStart"/>
      <w:ins w:id="2237" w:author="Mridul Rajbhar" w:date="2022-10-26T15:36:00Z">
        <w:r w:rsidRPr="00BA1E65">
          <w:rPr>
            <w:rFonts w:cstheme="minorHAnsi"/>
            <w:color w:val="000000" w:themeColor="text1"/>
            <w:sz w:val="30"/>
            <w:szCs w:val="26"/>
          </w:rPr>
          <w:t>select</w:t>
        </w:r>
        <w:proofErr w:type="gramEnd"/>
        <w:r w:rsidRPr="00BA1E65">
          <w:rPr>
            <w:rFonts w:cstheme="minorHAnsi"/>
            <w:color w:val="000000" w:themeColor="text1"/>
            <w:sz w:val="30"/>
            <w:szCs w:val="26"/>
          </w:rPr>
          <w:t xml:space="preserve"> 5 * interval '7 hours 5 minutes';</w:t>
        </w:r>
      </w:ins>
    </w:p>
    <w:p w:rsidR="00BA1E65" w:rsidRDefault="00BA1E65">
      <w:pPr>
        <w:pStyle w:val="NoSpacing"/>
        <w:rPr>
          <w:ins w:id="2238" w:author="Mridul Rajbhar" w:date="2022-10-26T15:39:00Z"/>
          <w:rFonts w:cstheme="minorHAnsi"/>
          <w:color w:val="000000" w:themeColor="text1"/>
          <w:sz w:val="30"/>
          <w:szCs w:val="26"/>
        </w:rPr>
        <w:pPrChange w:id="2239" w:author="Mridul Rajbhar" w:date="2022-10-26T12:21:00Z">
          <w:pPr>
            <w:pStyle w:val="NoSpacing"/>
            <w:ind w:left="360"/>
            <w:jc w:val="center"/>
          </w:pPr>
        </w:pPrChange>
      </w:pPr>
      <w:ins w:id="2240" w:author="Mridul Rajbhar" w:date="2022-10-26T15:36:00Z">
        <w:r>
          <w:rPr>
            <w:rFonts w:cstheme="minorHAnsi"/>
            <w:color w:val="000000" w:themeColor="text1"/>
            <w:sz w:val="30"/>
            <w:szCs w:val="26"/>
          </w:rPr>
          <w:t xml:space="preserve">//PT35H25M </w:t>
        </w:r>
        <w:r w:rsidRPr="00BA1E65">
          <w:rPr>
            <w:rFonts w:cstheme="minorHAnsi"/>
            <w:color w:val="000000" w:themeColor="text1"/>
            <w:sz w:val="30"/>
            <w:szCs w:val="26"/>
          </w:rPr>
          <w:sym w:font="Wingdings" w:char="F0E0"/>
        </w:r>
        <w:r>
          <w:rPr>
            <w:rFonts w:cstheme="minorHAnsi"/>
            <w:color w:val="000000" w:themeColor="text1"/>
            <w:sz w:val="30"/>
            <w:szCs w:val="26"/>
          </w:rPr>
          <w:t xml:space="preserve"> 35:25:00</w:t>
        </w:r>
      </w:ins>
    </w:p>
    <w:p w:rsidR="003E3AE1" w:rsidRDefault="003E3AE1">
      <w:pPr>
        <w:pStyle w:val="NoSpacing"/>
        <w:rPr>
          <w:ins w:id="2241" w:author="Mridul Rajbhar" w:date="2022-10-26T15:39:00Z"/>
          <w:rFonts w:cstheme="minorHAnsi"/>
          <w:color w:val="000000" w:themeColor="text1"/>
          <w:sz w:val="30"/>
          <w:szCs w:val="26"/>
        </w:rPr>
        <w:pPrChange w:id="2242" w:author="Mridul Rajbhar" w:date="2022-10-26T12:21:00Z">
          <w:pPr>
            <w:pStyle w:val="NoSpacing"/>
            <w:ind w:left="360"/>
            <w:jc w:val="center"/>
          </w:pPr>
        </w:pPrChange>
      </w:pPr>
    </w:p>
    <w:p w:rsidR="003E3AE1" w:rsidRDefault="003E3AE1">
      <w:pPr>
        <w:pStyle w:val="NoSpacing"/>
        <w:rPr>
          <w:ins w:id="2243" w:author="Mridul Rajbhar" w:date="2022-10-26T15:39:00Z"/>
          <w:rFonts w:cstheme="minorHAnsi"/>
          <w:color w:val="000000" w:themeColor="text1"/>
          <w:sz w:val="30"/>
          <w:szCs w:val="26"/>
        </w:rPr>
        <w:pPrChange w:id="2244" w:author="Mridul Rajbhar" w:date="2022-10-26T12:21:00Z">
          <w:pPr>
            <w:pStyle w:val="NoSpacing"/>
            <w:ind w:left="360"/>
            <w:jc w:val="center"/>
          </w:pPr>
        </w:pPrChange>
      </w:pPr>
      <w:ins w:id="2245" w:author="Mridul Rajbhar" w:date="2022-10-26T15:39:00Z">
        <w:r>
          <w:rPr>
            <w:rFonts w:cstheme="minorHAnsi"/>
            <w:color w:val="000000" w:themeColor="text1"/>
            <w:sz w:val="30"/>
            <w:szCs w:val="26"/>
          </w:rPr>
          <w:t>Division</w:t>
        </w:r>
      </w:ins>
    </w:p>
    <w:p w:rsidR="003E3AE1" w:rsidRDefault="003E3AE1">
      <w:pPr>
        <w:pStyle w:val="NoSpacing"/>
        <w:rPr>
          <w:ins w:id="2246" w:author="Mridul Rajbhar" w:date="2022-10-26T15:40:00Z"/>
          <w:rFonts w:cstheme="minorHAnsi"/>
          <w:color w:val="000000" w:themeColor="text1"/>
          <w:sz w:val="30"/>
          <w:szCs w:val="26"/>
        </w:rPr>
        <w:pPrChange w:id="2247" w:author="Mridul Rajbhar" w:date="2022-10-26T12:21:00Z">
          <w:pPr>
            <w:pStyle w:val="NoSpacing"/>
            <w:ind w:left="360"/>
            <w:jc w:val="center"/>
          </w:pPr>
        </w:pPrChange>
      </w:pPr>
      <w:proofErr w:type="gramStart"/>
      <w:ins w:id="2248" w:author="Mridul Rajbhar" w:date="2022-10-26T15:39:00Z">
        <w:r w:rsidRPr="003E3AE1">
          <w:rPr>
            <w:rFonts w:cstheme="minorHAnsi"/>
            <w:color w:val="000000" w:themeColor="text1"/>
            <w:sz w:val="30"/>
            <w:szCs w:val="26"/>
          </w:rPr>
          <w:t>select</w:t>
        </w:r>
        <w:proofErr w:type="gramEnd"/>
        <w:r w:rsidRPr="003E3AE1">
          <w:rPr>
            <w:rFonts w:cstheme="minorHAnsi"/>
            <w:color w:val="000000" w:themeColor="text1"/>
            <w:sz w:val="30"/>
            <w:szCs w:val="26"/>
          </w:rPr>
          <w:t xml:space="preserve"> interval '5 hours 2 minutes'/3;</w:t>
        </w:r>
      </w:ins>
    </w:p>
    <w:p w:rsidR="003E3AE1" w:rsidRDefault="003E3AE1">
      <w:pPr>
        <w:pStyle w:val="NoSpacing"/>
        <w:rPr>
          <w:ins w:id="2249" w:author="Mridul Rajbhar" w:date="2022-10-26T15:44:00Z"/>
          <w:rFonts w:cstheme="minorHAnsi"/>
          <w:color w:val="000000" w:themeColor="text1"/>
          <w:sz w:val="30"/>
          <w:szCs w:val="26"/>
        </w:rPr>
        <w:pPrChange w:id="2250" w:author="Mridul Rajbhar" w:date="2022-10-26T12:21:00Z">
          <w:pPr>
            <w:pStyle w:val="NoSpacing"/>
            <w:ind w:left="360"/>
            <w:jc w:val="center"/>
          </w:pPr>
        </w:pPrChange>
      </w:pPr>
      <w:ins w:id="2251" w:author="Mridul Rajbhar" w:date="2022-10-26T15:40:00Z">
        <w:r>
          <w:rPr>
            <w:rFonts w:cstheme="minorHAnsi"/>
            <w:color w:val="000000" w:themeColor="text1"/>
            <w:sz w:val="30"/>
            <w:szCs w:val="26"/>
          </w:rPr>
          <w:t>//1:40:40</w:t>
        </w:r>
      </w:ins>
    </w:p>
    <w:p w:rsidR="003C1058" w:rsidRDefault="003C1058">
      <w:pPr>
        <w:pStyle w:val="NoSpacing"/>
        <w:rPr>
          <w:ins w:id="2252" w:author="Mridul Rajbhar" w:date="2022-10-26T15:44:00Z"/>
          <w:rFonts w:cstheme="minorHAnsi"/>
          <w:color w:val="000000" w:themeColor="text1"/>
          <w:sz w:val="30"/>
          <w:szCs w:val="26"/>
        </w:rPr>
        <w:pPrChange w:id="2253" w:author="Mridul Rajbhar" w:date="2022-10-26T12:21:00Z">
          <w:pPr>
            <w:pStyle w:val="NoSpacing"/>
            <w:ind w:left="360"/>
            <w:jc w:val="center"/>
          </w:pPr>
        </w:pPrChange>
      </w:pPr>
    </w:p>
    <w:p w:rsidR="003C1058" w:rsidRDefault="003C1058">
      <w:pPr>
        <w:pStyle w:val="NoSpacing"/>
        <w:rPr>
          <w:ins w:id="2254" w:author="Mridul Rajbhar" w:date="2022-10-26T15:44:00Z"/>
          <w:rFonts w:cstheme="minorHAnsi"/>
          <w:b/>
          <w:color w:val="000000" w:themeColor="text1"/>
          <w:sz w:val="30"/>
          <w:szCs w:val="26"/>
        </w:rPr>
        <w:pPrChange w:id="2255" w:author="Mridul Rajbhar" w:date="2022-10-26T12:21:00Z">
          <w:pPr>
            <w:pStyle w:val="NoSpacing"/>
            <w:ind w:left="360"/>
            <w:jc w:val="center"/>
          </w:pPr>
        </w:pPrChange>
      </w:pPr>
      <w:proofErr w:type="spellStart"/>
      <w:ins w:id="2256" w:author="Mridul Rajbhar" w:date="2022-10-26T15:44:00Z">
        <w:r>
          <w:rPr>
            <w:rFonts w:cstheme="minorHAnsi"/>
            <w:b/>
            <w:color w:val="000000" w:themeColor="text1"/>
            <w:sz w:val="30"/>
            <w:szCs w:val="26"/>
          </w:rPr>
          <w:t>Age</w:t>
        </w:r>
        <w:proofErr w:type="spellEnd"/>
        <w:r>
          <w:rPr>
            <w:rFonts w:cstheme="minorHAnsi"/>
            <w:b/>
            <w:color w:val="000000" w:themeColor="text1"/>
            <w:sz w:val="30"/>
            <w:szCs w:val="26"/>
          </w:rPr>
          <w:t xml:space="preserve"> </w:t>
        </w:r>
        <w:proofErr w:type="spellStart"/>
        <w:r>
          <w:rPr>
            <w:rFonts w:cstheme="minorHAnsi"/>
            <w:b/>
            <w:color w:val="000000" w:themeColor="text1"/>
            <w:sz w:val="30"/>
            <w:szCs w:val="26"/>
          </w:rPr>
          <w:t>Funciton</w:t>
        </w:r>
        <w:proofErr w:type="spellEnd"/>
      </w:ins>
    </w:p>
    <w:p w:rsidR="00CE00B6" w:rsidRDefault="00CE00B6">
      <w:pPr>
        <w:pStyle w:val="NoSpacing"/>
        <w:rPr>
          <w:ins w:id="2257" w:author="Mridul Rajbhar" w:date="2022-10-26T15:44:00Z"/>
          <w:rFonts w:cstheme="minorHAnsi"/>
          <w:color w:val="000000" w:themeColor="text1"/>
          <w:sz w:val="30"/>
          <w:szCs w:val="26"/>
        </w:rPr>
        <w:pPrChange w:id="2258" w:author="Mridul Rajbhar" w:date="2022-10-26T12:21:00Z">
          <w:pPr>
            <w:pStyle w:val="NoSpacing"/>
            <w:ind w:left="360"/>
            <w:jc w:val="center"/>
          </w:pPr>
        </w:pPrChange>
      </w:pPr>
    </w:p>
    <w:p w:rsidR="00373569" w:rsidRDefault="00CE00B6">
      <w:pPr>
        <w:pStyle w:val="NoSpacing"/>
        <w:rPr>
          <w:ins w:id="2259" w:author="Mridul Rajbhar" w:date="2022-10-26T15:44:00Z"/>
          <w:rFonts w:cstheme="minorHAnsi"/>
          <w:color w:val="000000" w:themeColor="text1"/>
          <w:sz w:val="30"/>
          <w:szCs w:val="26"/>
        </w:rPr>
        <w:pPrChange w:id="2260" w:author="Mridul Rajbhar" w:date="2022-10-26T12:21:00Z">
          <w:pPr>
            <w:pStyle w:val="NoSpacing"/>
            <w:ind w:left="360"/>
            <w:jc w:val="center"/>
          </w:pPr>
        </w:pPrChange>
      </w:pPr>
      <w:proofErr w:type="gramStart"/>
      <w:ins w:id="2261" w:author="Mridul Rajbhar" w:date="2022-10-26T15:44:00Z">
        <w:r>
          <w:rPr>
            <w:rFonts w:cstheme="minorHAnsi"/>
            <w:color w:val="000000" w:themeColor="text1"/>
            <w:sz w:val="30"/>
            <w:szCs w:val="26"/>
          </w:rPr>
          <w:t>age</w:t>
        </w:r>
        <w:proofErr w:type="gramEnd"/>
        <w:r>
          <w:rPr>
            <w:rFonts w:cstheme="minorHAnsi"/>
            <w:color w:val="000000" w:themeColor="text1"/>
            <w:sz w:val="30"/>
            <w:szCs w:val="26"/>
          </w:rPr>
          <w:t xml:space="preserve"> between two times mentioned</w:t>
        </w:r>
      </w:ins>
    </w:p>
    <w:p w:rsidR="00CE00B6" w:rsidRDefault="00CE00B6" w:rsidP="00CE00B6">
      <w:pPr>
        <w:pStyle w:val="NoSpacing"/>
        <w:rPr>
          <w:ins w:id="2262" w:author="Mridul Rajbhar" w:date="2022-10-26T15:44:00Z"/>
          <w:rFonts w:cstheme="minorHAnsi"/>
          <w:color w:val="000000" w:themeColor="text1"/>
          <w:sz w:val="30"/>
          <w:szCs w:val="26"/>
        </w:rPr>
      </w:pPr>
      <w:proofErr w:type="gramStart"/>
      <w:ins w:id="2263" w:author="Mridul Rajbhar" w:date="2022-10-26T15:44:00Z">
        <w:r w:rsidRPr="00680ED1">
          <w:rPr>
            <w:rFonts w:cstheme="minorHAnsi"/>
            <w:color w:val="000000" w:themeColor="text1"/>
            <w:sz w:val="30"/>
            <w:szCs w:val="26"/>
          </w:rPr>
          <w:lastRenderedPageBreak/>
          <w:t>select</w:t>
        </w:r>
        <w:proofErr w:type="gramEnd"/>
        <w:r w:rsidRPr="00680ED1">
          <w:rPr>
            <w:rFonts w:cstheme="minorHAnsi"/>
            <w:color w:val="000000" w:themeColor="text1"/>
            <w:sz w:val="30"/>
            <w:szCs w:val="26"/>
          </w:rPr>
          <w:t xml:space="preserve"> age(timestamp '2025-10-03', timestamp '1990-10-05');</w:t>
        </w:r>
      </w:ins>
    </w:p>
    <w:p w:rsidR="00CE00B6" w:rsidRDefault="000D51FE">
      <w:pPr>
        <w:pStyle w:val="NoSpacing"/>
        <w:rPr>
          <w:ins w:id="2264" w:author="Mridul Rajbhar" w:date="2022-10-26T15:48:00Z"/>
          <w:rFonts w:cstheme="minorHAnsi"/>
          <w:color w:val="000000" w:themeColor="text1"/>
          <w:sz w:val="30"/>
          <w:szCs w:val="26"/>
        </w:rPr>
        <w:pPrChange w:id="2265" w:author="Mridul Rajbhar" w:date="2022-10-26T12:21:00Z">
          <w:pPr>
            <w:pStyle w:val="NoSpacing"/>
            <w:ind w:left="360"/>
            <w:jc w:val="center"/>
          </w:pPr>
        </w:pPrChange>
      </w:pPr>
      <w:ins w:id="2266" w:author="Mridul Rajbhar" w:date="2022-10-26T15:44:00Z">
        <w:r>
          <w:rPr>
            <w:rFonts w:cstheme="minorHAnsi"/>
            <w:color w:val="000000" w:themeColor="text1"/>
            <w:sz w:val="30"/>
            <w:szCs w:val="26"/>
          </w:rPr>
          <w:t>//</w:t>
        </w:r>
      </w:ins>
      <w:ins w:id="2267" w:author="Mridul Rajbhar" w:date="2022-10-26T15:45:00Z">
        <w:r w:rsidRPr="000D51FE">
          <w:t xml:space="preserve"> </w:t>
        </w:r>
        <w:r w:rsidRPr="000D51FE">
          <w:rPr>
            <w:rFonts w:cstheme="minorHAnsi"/>
            <w:color w:val="000000" w:themeColor="text1"/>
            <w:sz w:val="30"/>
            <w:szCs w:val="26"/>
          </w:rPr>
          <w:t>+34-11 +29 +0:00:00</w:t>
        </w:r>
        <w:r>
          <w:rPr>
            <w:rFonts w:cstheme="minorHAnsi"/>
            <w:color w:val="000000" w:themeColor="text1"/>
            <w:sz w:val="30"/>
            <w:szCs w:val="26"/>
          </w:rPr>
          <w:t xml:space="preserve">  </w:t>
        </w:r>
        <w:r w:rsidRPr="000D51FE">
          <w:rPr>
            <w:rFonts w:cstheme="minorHAnsi"/>
            <w:color w:val="000000" w:themeColor="text1"/>
            <w:sz w:val="30"/>
            <w:szCs w:val="26"/>
          </w:rPr>
          <w:sym w:font="Wingdings" w:char="F0E0"/>
        </w:r>
        <w:r>
          <w:rPr>
            <w:rFonts w:cstheme="minorHAnsi"/>
            <w:color w:val="000000" w:themeColor="text1"/>
            <w:sz w:val="30"/>
            <w:szCs w:val="26"/>
          </w:rPr>
          <w:t xml:space="preserve"> 34 years 11 months 29 days </w:t>
        </w:r>
      </w:ins>
    </w:p>
    <w:p w:rsidR="00BE35B0" w:rsidRDefault="00BE35B0">
      <w:pPr>
        <w:pStyle w:val="NoSpacing"/>
        <w:rPr>
          <w:ins w:id="2268" w:author="Mridul Rajbhar" w:date="2022-10-26T15:48:00Z"/>
          <w:rFonts w:cstheme="minorHAnsi"/>
          <w:color w:val="000000" w:themeColor="text1"/>
          <w:sz w:val="30"/>
          <w:szCs w:val="26"/>
        </w:rPr>
        <w:pPrChange w:id="2269" w:author="Mridul Rajbhar" w:date="2022-10-26T12:21:00Z">
          <w:pPr>
            <w:pStyle w:val="NoSpacing"/>
            <w:ind w:left="360"/>
            <w:jc w:val="center"/>
          </w:pPr>
        </w:pPrChange>
      </w:pPr>
    </w:p>
    <w:p w:rsidR="00BE35B0" w:rsidRPr="00680ED1" w:rsidRDefault="00BE35B0">
      <w:pPr>
        <w:pStyle w:val="NoSpacing"/>
        <w:rPr>
          <w:rFonts w:cstheme="minorHAnsi"/>
          <w:color w:val="000000" w:themeColor="text1"/>
          <w:sz w:val="30"/>
          <w:szCs w:val="26"/>
          <w:rPrChange w:id="2270" w:author="Mridul Rajbhar" w:date="2022-10-26T15:44:00Z">
            <w:rPr>
              <w:sz w:val="30"/>
              <w:szCs w:val="26"/>
            </w:rPr>
          </w:rPrChange>
        </w:rPr>
        <w:pPrChange w:id="2271" w:author="Mridul Rajbhar" w:date="2022-10-26T12:21:00Z">
          <w:pPr>
            <w:pStyle w:val="NoSpacing"/>
            <w:ind w:left="360"/>
            <w:jc w:val="center"/>
          </w:pPr>
        </w:pPrChange>
      </w:pPr>
      <w:ins w:id="2272" w:author="Mridul Rajbhar" w:date="2022-10-26T15:48:00Z">
        <w:r>
          <w:rPr>
            <w:rFonts w:cstheme="minorHAnsi"/>
            <w:color w:val="000000" w:themeColor="text1"/>
            <w:sz w:val="30"/>
            <w:szCs w:val="26"/>
          </w:rPr>
          <w:t>Age between time mentioned till current time</w:t>
        </w:r>
      </w:ins>
      <w:bookmarkStart w:id="2273" w:name="_GoBack"/>
      <w:bookmarkEnd w:id="2273"/>
    </w:p>
    <w:sectPr w:rsidR="00BE35B0" w:rsidRPr="00680E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0462C"/>
    <w:multiLevelType w:val="hybridMultilevel"/>
    <w:tmpl w:val="098CB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23396"/>
    <w:multiLevelType w:val="multilevel"/>
    <w:tmpl w:val="85CA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266116"/>
    <w:multiLevelType w:val="hybridMultilevel"/>
    <w:tmpl w:val="12383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17A9B"/>
    <w:multiLevelType w:val="hybridMultilevel"/>
    <w:tmpl w:val="71F2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14425"/>
    <w:multiLevelType w:val="multilevel"/>
    <w:tmpl w:val="3D1238F6"/>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943444"/>
    <w:multiLevelType w:val="hybridMultilevel"/>
    <w:tmpl w:val="7814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880"/>
    <w:multiLevelType w:val="hybridMultilevel"/>
    <w:tmpl w:val="98404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D1C96"/>
    <w:multiLevelType w:val="hybridMultilevel"/>
    <w:tmpl w:val="89585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3B0AC3"/>
    <w:multiLevelType w:val="hybridMultilevel"/>
    <w:tmpl w:val="DD103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FA6522"/>
    <w:multiLevelType w:val="hybridMultilevel"/>
    <w:tmpl w:val="18D87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350AC1"/>
    <w:multiLevelType w:val="hybridMultilevel"/>
    <w:tmpl w:val="D3CE34C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5947BC"/>
    <w:multiLevelType w:val="hybridMultilevel"/>
    <w:tmpl w:val="A8265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226ABB"/>
    <w:multiLevelType w:val="hybridMultilevel"/>
    <w:tmpl w:val="19CE7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337144"/>
    <w:multiLevelType w:val="hybridMultilevel"/>
    <w:tmpl w:val="7644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92EFF"/>
    <w:multiLevelType w:val="hybridMultilevel"/>
    <w:tmpl w:val="44062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426D9"/>
    <w:multiLevelType w:val="hybridMultilevel"/>
    <w:tmpl w:val="A4284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5"/>
  </w:num>
  <w:num w:numId="4">
    <w:abstractNumId w:val="4"/>
  </w:num>
  <w:num w:numId="5">
    <w:abstractNumId w:val="14"/>
  </w:num>
  <w:num w:numId="6">
    <w:abstractNumId w:val="2"/>
  </w:num>
  <w:num w:numId="7">
    <w:abstractNumId w:val="1"/>
  </w:num>
  <w:num w:numId="8">
    <w:abstractNumId w:val="12"/>
  </w:num>
  <w:num w:numId="9">
    <w:abstractNumId w:val="8"/>
  </w:num>
  <w:num w:numId="10">
    <w:abstractNumId w:val="13"/>
  </w:num>
  <w:num w:numId="11">
    <w:abstractNumId w:val="3"/>
  </w:num>
  <w:num w:numId="12">
    <w:abstractNumId w:val="9"/>
  </w:num>
  <w:num w:numId="13">
    <w:abstractNumId w:val="10"/>
  </w:num>
  <w:num w:numId="14">
    <w:abstractNumId w:val="6"/>
  </w:num>
  <w:num w:numId="15">
    <w:abstractNumId w:val="0"/>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ridul Rajbhar">
    <w15:presenceInfo w15:providerId="AD" w15:userId="S-1-12-1-3703886817-1217004205-2966150047-1597062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55E"/>
    <w:rsid w:val="00005636"/>
    <w:rsid w:val="00010002"/>
    <w:rsid w:val="00012B85"/>
    <w:rsid w:val="000200EB"/>
    <w:rsid w:val="00030D9A"/>
    <w:rsid w:val="00031A32"/>
    <w:rsid w:val="00037AB2"/>
    <w:rsid w:val="00044153"/>
    <w:rsid w:val="000521FE"/>
    <w:rsid w:val="000535F3"/>
    <w:rsid w:val="00066D3D"/>
    <w:rsid w:val="000720FB"/>
    <w:rsid w:val="00081167"/>
    <w:rsid w:val="00094CF3"/>
    <w:rsid w:val="000A6B6A"/>
    <w:rsid w:val="000B0E7A"/>
    <w:rsid w:val="000B2421"/>
    <w:rsid w:val="000B26AB"/>
    <w:rsid w:val="000B508B"/>
    <w:rsid w:val="000B6B7A"/>
    <w:rsid w:val="000C6B5B"/>
    <w:rsid w:val="000D51FE"/>
    <w:rsid w:val="000D56BD"/>
    <w:rsid w:val="000D7B01"/>
    <w:rsid w:val="000E4E89"/>
    <w:rsid w:val="000E6BC7"/>
    <w:rsid w:val="000F1515"/>
    <w:rsid w:val="000F56E4"/>
    <w:rsid w:val="000F740B"/>
    <w:rsid w:val="001015D9"/>
    <w:rsid w:val="0010168B"/>
    <w:rsid w:val="00101978"/>
    <w:rsid w:val="00111FC0"/>
    <w:rsid w:val="00113D9B"/>
    <w:rsid w:val="001237AC"/>
    <w:rsid w:val="00126455"/>
    <w:rsid w:val="001305F7"/>
    <w:rsid w:val="001321CF"/>
    <w:rsid w:val="00137E5C"/>
    <w:rsid w:val="00147D6D"/>
    <w:rsid w:val="00170668"/>
    <w:rsid w:val="001729C4"/>
    <w:rsid w:val="0017335E"/>
    <w:rsid w:val="00175F10"/>
    <w:rsid w:val="00195BF7"/>
    <w:rsid w:val="001A7968"/>
    <w:rsid w:val="001B2018"/>
    <w:rsid w:val="001B5202"/>
    <w:rsid w:val="001C6F00"/>
    <w:rsid w:val="001D3FA0"/>
    <w:rsid w:val="001D6964"/>
    <w:rsid w:val="001E520E"/>
    <w:rsid w:val="001F1421"/>
    <w:rsid w:val="002005C5"/>
    <w:rsid w:val="00207007"/>
    <w:rsid w:val="00222020"/>
    <w:rsid w:val="002254EA"/>
    <w:rsid w:val="00257457"/>
    <w:rsid w:val="002833FF"/>
    <w:rsid w:val="00285E58"/>
    <w:rsid w:val="002905E4"/>
    <w:rsid w:val="0029302D"/>
    <w:rsid w:val="00293932"/>
    <w:rsid w:val="00294B8A"/>
    <w:rsid w:val="002A2D9D"/>
    <w:rsid w:val="002A4C2A"/>
    <w:rsid w:val="002B3461"/>
    <w:rsid w:val="002B4A52"/>
    <w:rsid w:val="002B59E7"/>
    <w:rsid w:val="002B6948"/>
    <w:rsid w:val="002E6F00"/>
    <w:rsid w:val="003002ED"/>
    <w:rsid w:val="00301BDB"/>
    <w:rsid w:val="003219CA"/>
    <w:rsid w:val="00322657"/>
    <w:rsid w:val="00325B68"/>
    <w:rsid w:val="00335217"/>
    <w:rsid w:val="00351059"/>
    <w:rsid w:val="0035583E"/>
    <w:rsid w:val="00361C9C"/>
    <w:rsid w:val="00366C92"/>
    <w:rsid w:val="0037279B"/>
    <w:rsid w:val="00372FBB"/>
    <w:rsid w:val="00373569"/>
    <w:rsid w:val="00376A9F"/>
    <w:rsid w:val="0038153E"/>
    <w:rsid w:val="003B2571"/>
    <w:rsid w:val="003B3C58"/>
    <w:rsid w:val="003C1058"/>
    <w:rsid w:val="003C41E1"/>
    <w:rsid w:val="003C48FB"/>
    <w:rsid w:val="003C7CCC"/>
    <w:rsid w:val="003E024C"/>
    <w:rsid w:val="003E3AE1"/>
    <w:rsid w:val="003F6F5D"/>
    <w:rsid w:val="0040444B"/>
    <w:rsid w:val="00405283"/>
    <w:rsid w:val="00414115"/>
    <w:rsid w:val="00423BDC"/>
    <w:rsid w:val="00425EE1"/>
    <w:rsid w:val="0044201B"/>
    <w:rsid w:val="0044656C"/>
    <w:rsid w:val="00453E5F"/>
    <w:rsid w:val="004562CA"/>
    <w:rsid w:val="00460B6C"/>
    <w:rsid w:val="00463CFF"/>
    <w:rsid w:val="00474B26"/>
    <w:rsid w:val="0047663A"/>
    <w:rsid w:val="00491950"/>
    <w:rsid w:val="0049399B"/>
    <w:rsid w:val="004A4E63"/>
    <w:rsid w:val="004A5F54"/>
    <w:rsid w:val="004A67AA"/>
    <w:rsid w:val="004B4A8E"/>
    <w:rsid w:val="004E5829"/>
    <w:rsid w:val="004E7A0D"/>
    <w:rsid w:val="004E7C2B"/>
    <w:rsid w:val="00510F58"/>
    <w:rsid w:val="00512BF7"/>
    <w:rsid w:val="00516484"/>
    <w:rsid w:val="00527951"/>
    <w:rsid w:val="00531125"/>
    <w:rsid w:val="00541B63"/>
    <w:rsid w:val="00541EF6"/>
    <w:rsid w:val="00544873"/>
    <w:rsid w:val="00554494"/>
    <w:rsid w:val="0055532B"/>
    <w:rsid w:val="005707B5"/>
    <w:rsid w:val="00573072"/>
    <w:rsid w:val="00590342"/>
    <w:rsid w:val="00591C72"/>
    <w:rsid w:val="005956C5"/>
    <w:rsid w:val="005A6CC9"/>
    <w:rsid w:val="005C2743"/>
    <w:rsid w:val="005C6DAC"/>
    <w:rsid w:val="005C6EDB"/>
    <w:rsid w:val="005D3955"/>
    <w:rsid w:val="005F051E"/>
    <w:rsid w:val="005F09F0"/>
    <w:rsid w:val="005F44EE"/>
    <w:rsid w:val="00610643"/>
    <w:rsid w:val="00637A48"/>
    <w:rsid w:val="00640E4A"/>
    <w:rsid w:val="00647BDF"/>
    <w:rsid w:val="006506CC"/>
    <w:rsid w:val="00660C6D"/>
    <w:rsid w:val="00680D63"/>
    <w:rsid w:val="00680ED1"/>
    <w:rsid w:val="00686BB2"/>
    <w:rsid w:val="00687164"/>
    <w:rsid w:val="006A47E6"/>
    <w:rsid w:val="006A4CBD"/>
    <w:rsid w:val="006A68F3"/>
    <w:rsid w:val="006A68F8"/>
    <w:rsid w:val="006A764B"/>
    <w:rsid w:val="006C756E"/>
    <w:rsid w:val="006D2467"/>
    <w:rsid w:val="006D6A71"/>
    <w:rsid w:val="006E065E"/>
    <w:rsid w:val="00704799"/>
    <w:rsid w:val="00730AF1"/>
    <w:rsid w:val="00736930"/>
    <w:rsid w:val="00736F8D"/>
    <w:rsid w:val="00742C3A"/>
    <w:rsid w:val="007517AF"/>
    <w:rsid w:val="0075412E"/>
    <w:rsid w:val="007619BE"/>
    <w:rsid w:val="00765469"/>
    <w:rsid w:val="007703AE"/>
    <w:rsid w:val="00771838"/>
    <w:rsid w:val="00773A62"/>
    <w:rsid w:val="007838C4"/>
    <w:rsid w:val="00784887"/>
    <w:rsid w:val="00786EAD"/>
    <w:rsid w:val="00790484"/>
    <w:rsid w:val="007A1822"/>
    <w:rsid w:val="007A1FBE"/>
    <w:rsid w:val="007A59B6"/>
    <w:rsid w:val="007A6E6A"/>
    <w:rsid w:val="007C1C46"/>
    <w:rsid w:val="007C4042"/>
    <w:rsid w:val="007C511E"/>
    <w:rsid w:val="007C64C6"/>
    <w:rsid w:val="007E67F8"/>
    <w:rsid w:val="00811F8F"/>
    <w:rsid w:val="008121F7"/>
    <w:rsid w:val="00821070"/>
    <w:rsid w:val="0083006F"/>
    <w:rsid w:val="0083530F"/>
    <w:rsid w:val="0084486F"/>
    <w:rsid w:val="008550D1"/>
    <w:rsid w:val="008740E3"/>
    <w:rsid w:val="0087601F"/>
    <w:rsid w:val="0088482B"/>
    <w:rsid w:val="00887E6F"/>
    <w:rsid w:val="008A415D"/>
    <w:rsid w:val="008A5025"/>
    <w:rsid w:val="008C41D3"/>
    <w:rsid w:val="008E2533"/>
    <w:rsid w:val="008E4411"/>
    <w:rsid w:val="009165D3"/>
    <w:rsid w:val="009171C6"/>
    <w:rsid w:val="00917F97"/>
    <w:rsid w:val="009206B0"/>
    <w:rsid w:val="00925924"/>
    <w:rsid w:val="00934DAC"/>
    <w:rsid w:val="00947673"/>
    <w:rsid w:val="0096056B"/>
    <w:rsid w:val="009B3209"/>
    <w:rsid w:val="009D0230"/>
    <w:rsid w:val="009D039A"/>
    <w:rsid w:val="009D4E4A"/>
    <w:rsid w:val="009D769F"/>
    <w:rsid w:val="009F400B"/>
    <w:rsid w:val="009F4600"/>
    <w:rsid w:val="00A026DD"/>
    <w:rsid w:val="00A04DAE"/>
    <w:rsid w:val="00A04ECE"/>
    <w:rsid w:val="00A11C96"/>
    <w:rsid w:val="00A22DAC"/>
    <w:rsid w:val="00A22FB3"/>
    <w:rsid w:val="00A27994"/>
    <w:rsid w:val="00A311CA"/>
    <w:rsid w:val="00A421B4"/>
    <w:rsid w:val="00A442B6"/>
    <w:rsid w:val="00A56FC8"/>
    <w:rsid w:val="00A626E1"/>
    <w:rsid w:val="00A72221"/>
    <w:rsid w:val="00A75AE9"/>
    <w:rsid w:val="00A85C23"/>
    <w:rsid w:val="00AA4C7B"/>
    <w:rsid w:val="00AB62A8"/>
    <w:rsid w:val="00AC2810"/>
    <w:rsid w:val="00AC762A"/>
    <w:rsid w:val="00AD16DB"/>
    <w:rsid w:val="00AD4085"/>
    <w:rsid w:val="00AD5AB9"/>
    <w:rsid w:val="00AE75BE"/>
    <w:rsid w:val="00AF09DC"/>
    <w:rsid w:val="00B05B41"/>
    <w:rsid w:val="00B23EFA"/>
    <w:rsid w:val="00B4555E"/>
    <w:rsid w:val="00B459AE"/>
    <w:rsid w:val="00B5667F"/>
    <w:rsid w:val="00B57D00"/>
    <w:rsid w:val="00B722BF"/>
    <w:rsid w:val="00B83DD1"/>
    <w:rsid w:val="00B91098"/>
    <w:rsid w:val="00B972A4"/>
    <w:rsid w:val="00BA1E65"/>
    <w:rsid w:val="00BC5D68"/>
    <w:rsid w:val="00BC6887"/>
    <w:rsid w:val="00BD5E60"/>
    <w:rsid w:val="00BE35B0"/>
    <w:rsid w:val="00C03527"/>
    <w:rsid w:val="00C22F53"/>
    <w:rsid w:val="00C24825"/>
    <w:rsid w:val="00C25EC8"/>
    <w:rsid w:val="00C30CB1"/>
    <w:rsid w:val="00C34D2C"/>
    <w:rsid w:val="00C37F47"/>
    <w:rsid w:val="00C42F3A"/>
    <w:rsid w:val="00C46F0B"/>
    <w:rsid w:val="00C529B5"/>
    <w:rsid w:val="00C7251C"/>
    <w:rsid w:val="00C83F6C"/>
    <w:rsid w:val="00C86A20"/>
    <w:rsid w:val="00C903CA"/>
    <w:rsid w:val="00C905F9"/>
    <w:rsid w:val="00C9112C"/>
    <w:rsid w:val="00C92886"/>
    <w:rsid w:val="00CA61F9"/>
    <w:rsid w:val="00CC5302"/>
    <w:rsid w:val="00CD26A7"/>
    <w:rsid w:val="00CE00B6"/>
    <w:rsid w:val="00CE1E5A"/>
    <w:rsid w:val="00CE5422"/>
    <w:rsid w:val="00CF062D"/>
    <w:rsid w:val="00CF0874"/>
    <w:rsid w:val="00CF0E42"/>
    <w:rsid w:val="00CF31DC"/>
    <w:rsid w:val="00D041CE"/>
    <w:rsid w:val="00D14E81"/>
    <w:rsid w:val="00D342C1"/>
    <w:rsid w:val="00D439C3"/>
    <w:rsid w:val="00D6611A"/>
    <w:rsid w:val="00D664E3"/>
    <w:rsid w:val="00D7756F"/>
    <w:rsid w:val="00D85F3C"/>
    <w:rsid w:val="00DA5AA3"/>
    <w:rsid w:val="00DA72EC"/>
    <w:rsid w:val="00DC4140"/>
    <w:rsid w:val="00DC57DE"/>
    <w:rsid w:val="00DD4666"/>
    <w:rsid w:val="00DE23BD"/>
    <w:rsid w:val="00DE3D87"/>
    <w:rsid w:val="00DF3101"/>
    <w:rsid w:val="00E03F80"/>
    <w:rsid w:val="00E07D7A"/>
    <w:rsid w:val="00E11884"/>
    <w:rsid w:val="00E20FA2"/>
    <w:rsid w:val="00E26ED5"/>
    <w:rsid w:val="00E30559"/>
    <w:rsid w:val="00E33B69"/>
    <w:rsid w:val="00E4521C"/>
    <w:rsid w:val="00E63082"/>
    <w:rsid w:val="00E63CAC"/>
    <w:rsid w:val="00E92A07"/>
    <w:rsid w:val="00E962B6"/>
    <w:rsid w:val="00EA7677"/>
    <w:rsid w:val="00EB09F0"/>
    <w:rsid w:val="00EB27AF"/>
    <w:rsid w:val="00ED0FA3"/>
    <w:rsid w:val="00ED457F"/>
    <w:rsid w:val="00EE4318"/>
    <w:rsid w:val="00F04F90"/>
    <w:rsid w:val="00F07FF9"/>
    <w:rsid w:val="00F1297A"/>
    <w:rsid w:val="00F14D71"/>
    <w:rsid w:val="00F150A3"/>
    <w:rsid w:val="00F21CB4"/>
    <w:rsid w:val="00F46F4B"/>
    <w:rsid w:val="00F5051E"/>
    <w:rsid w:val="00F52309"/>
    <w:rsid w:val="00F6363A"/>
    <w:rsid w:val="00F65B96"/>
    <w:rsid w:val="00F677A7"/>
    <w:rsid w:val="00F80D35"/>
    <w:rsid w:val="00F9179E"/>
    <w:rsid w:val="00F964EB"/>
    <w:rsid w:val="00F97138"/>
    <w:rsid w:val="00FA18CF"/>
    <w:rsid w:val="00FC5663"/>
    <w:rsid w:val="00FD0A2F"/>
    <w:rsid w:val="00FD0E90"/>
    <w:rsid w:val="00FD2C20"/>
    <w:rsid w:val="00FD5707"/>
    <w:rsid w:val="00FE10FB"/>
    <w:rsid w:val="00FF3051"/>
    <w:rsid w:val="00FF5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45332"/>
  <w15:chartTrackingRefBased/>
  <w15:docId w15:val="{3451D236-5CA7-4762-9523-3A629593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33FF"/>
    <w:pPr>
      <w:spacing w:after="0" w:line="240" w:lineRule="auto"/>
    </w:pPr>
  </w:style>
  <w:style w:type="paragraph" w:styleId="ListParagraph">
    <w:name w:val="List Paragraph"/>
    <w:basedOn w:val="Normal"/>
    <w:uiPriority w:val="34"/>
    <w:qFormat/>
    <w:rsid w:val="00AC762A"/>
    <w:pPr>
      <w:ind w:left="720"/>
      <w:contextualSpacing/>
    </w:pPr>
  </w:style>
  <w:style w:type="character" w:styleId="HTMLCode">
    <w:name w:val="HTML Code"/>
    <w:basedOn w:val="DefaultParagraphFont"/>
    <w:uiPriority w:val="99"/>
    <w:semiHidden/>
    <w:unhideWhenUsed/>
    <w:rsid w:val="00F65B9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91C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1C72"/>
    <w:rPr>
      <w:rFonts w:ascii="Segoe UI" w:hAnsi="Segoe UI" w:cs="Segoe UI"/>
      <w:sz w:val="18"/>
      <w:szCs w:val="18"/>
    </w:rPr>
  </w:style>
  <w:style w:type="paragraph" w:styleId="HTMLPreformatted">
    <w:name w:val="HTML Preformatted"/>
    <w:basedOn w:val="Normal"/>
    <w:link w:val="HTMLPreformattedChar"/>
    <w:uiPriority w:val="99"/>
    <w:semiHidden/>
    <w:unhideWhenUsed/>
    <w:rsid w:val="00686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6BB2"/>
    <w:rPr>
      <w:rFonts w:ascii="Courier New" w:eastAsia="Times New Roman" w:hAnsi="Courier New" w:cs="Courier New"/>
      <w:sz w:val="20"/>
      <w:szCs w:val="20"/>
    </w:rPr>
  </w:style>
  <w:style w:type="character" w:styleId="Strong">
    <w:name w:val="Strong"/>
    <w:basedOn w:val="DefaultParagraphFont"/>
    <w:uiPriority w:val="22"/>
    <w:qFormat/>
    <w:rsid w:val="00686B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90570">
      <w:bodyDiv w:val="1"/>
      <w:marLeft w:val="0"/>
      <w:marRight w:val="0"/>
      <w:marTop w:val="0"/>
      <w:marBottom w:val="0"/>
      <w:divBdr>
        <w:top w:val="none" w:sz="0" w:space="0" w:color="auto"/>
        <w:left w:val="none" w:sz="0" w:space="0" w:color="auto"/>
        <w:bottom w:val="none" w:sz="0" w:space="0" w:color="auto"/>
        <w:right w:val="none" w:sz="0" w:space="0" w:color="auto"/>
      </w:divBdr>
    </w:div>
    <w:div w:id="635338095">
      <w:bodyDiv w:val="1"/>
      <w:marLeft w:val="0"/>
      <w:marRight w:val="0"/>
      <w:marTop w:val="0"/>
      <w:marBottom w:val="0"/>
      <w:divBdr>
        <w:top w:val="none" w:sz="0" w:space="0" w:color="auto"/>
        <w:left w:val="none" w:sz="0" w:space="0" w:color="auto"/>
        <w:bottom w:val="none" w:sz="0" w:space="0" w:color="auto"/>
        <w:right w:val="none" w:sz="0" w:space="0" w:color="auto"/>
      </w:divBdr>
    </w:div>
    <w:div w:id="653028465">
      <w:bodyDiv w:val="1"/>
      <w:marLeft w:val="0"/>
      <w:marRight w:val="0"/>
      <w:marTop w:val="0"/>
      <w:marBottom w:val="0"/>
      <w:divBdr>
        <w:top w:val="none" w:sz="0" w:space="0" w:color="auto"/>
        <w:left w:val="none" w:sz="0" w:space="0" w:color="auto"/>
        <w:bottom w:val="none" w:sz="0" w:space="0" w:color="auto"/>
        <w:right w:val="none" w:sz="0" w:space="0" w:color="auto"/>
      </w:divBdr>
      <w:divsChild>
        <w:div w:id="935362153">
          <w:marLeft w:val="0"/>
          <w:marRight w:val="0"/>
          <w:marTop w:val="0"/>
          <w:marBottom w:val="0"/>
          <w:divBdr>
            <w:top w:val="none" w:sz="0" w:space="0" w:color="auto"/>
            <w:left w:val="none" w:sz="0" w:space="0" w:color="auto"/>
            <w:bottom w:val="none" w:sz="0" w:space="0" w:color="auto"/>
            <w:right w:val="none" w:sz="0" w:space="0" w:color="auto"/>
          </w:divBdr>
          <w:divsChild>
            <w:div w:id="578103094">
              <w:marLeft w:val="0"/>
              <w:marRight w:val="0"/>
              <w:marTop w:val="0"/>
              <w:marBottom w:val="0"/>
              <w:divBdr>
                <w:top w:val="none" w:sz="0" w:space="0" w:color="auto"/>
                <w:left w:val="none" w:sz="0" w:space="0" w:color="auto"/>
                <w:bottom w:val="none" w:sz="0" w:space="0" w:color="auto"/>
                <w:right w:val="none" w:sz="0" w:space="0" w:color="auto"/>
              </w:divBdr>
            </w:div>
            <w:div w:id="1273898730">
              <w:marLeft w:val="0"/>
              <w:marRight w:val="0"/>
              <w:marTop w:val="0"/>
              <w:marBottom w:val="0"/>
              <w:divBdr>
                <w:top w:val="none" w:sz="0" w:space="0" w:color="auto"/>
                <w:left w:val="none" w:sz="0" w:space="0" w:color="auto"/>
                <w:bottom w:val="none" w:sz="0" w:space="0" w:color="auto"/>
                <w:right w:val="none" w:sz="0" w:space="0" w:color="auto"/>
              </w:divBdr>
            </w:div>
            <w:div w:id="2005813546">
              <w:marLeft w:val="0"/>
              <w:marRight w:val="0"/>
              <w:marTop w:val="0"/>
              <w:marBottom w:val="0"/>
              <w:divBdr>
                <w:top w:val="none" w:sz="0" w:space="0" w:color="auto"/>
                <w:left w:val="none" w:sz="0" w:space="0" w:color="auto"/>
                <w:bottom w:val="none" w:sz="0" w:space="0" w:color="auto"/>
                <w:right w:val="none" w:sz="0" w:space="0" w:color="auto"/>
              </w:divBdr>
            </w:div>
            <w:div w:id="1731147967">
              <w:marLeft w:val="0"/>
              <w:marRight w:val="0"/>
              <w:marTop w:val="0"/>
              <w:marBottom w:val="0"/>
              <w:divBdr>
                <w:top w:val="none" w:sz="0" w:space="0" w:color="auto"/>
                <w:left w:val="none" w:sz="0" w:space="0" w:color="auto"/>
                <w:bottom w:val="none" w:sz="0" w:space="0" w:color="auto"/>
                <w:right w:val="none" w:sz="0" w:space="0" w:color="auto"/>
              </w:divBdr>
            </w:div>
            <w:div w:id="297271614">
              <w:marLeft w:val="0"/>
              <w:marRight w:val="0"/>
              <w:marTop w:val="0"/>
              <w:marBottom w:val="0"/>
              <w:divBdr>
                <w:top w:val="none" w:sz="0" w:space="0" w:color="auto"/>
                <w:left w:val="none" w:sz="0" w:space="0" w:color="auto"/>
                <w:bottom w:val="none" w:sz="0" w:space="0" w:color="auto"/>
                <w:right w:val="none" w:sz="0" w:space="0" w:color="auto"/>
              </w:divBdr>
            </w:div>
            <w:div w:id="937176959">
              <w:marLeft w:val="0"/>
              <w:marRight w:val="0"/>
              <w:marTop w:val="0"/>
              <w:marBottom w:val="0"/>
              <w:divBdr>
                <w:top w:val="none" w:sz="0" w:space="0" w:color="auto"/>
                <w:left w:val="none" w:sz="0" w:space="0" w:color="auto"/>
                <w:bottom w:val="none" w:sz="0" w:space="0" w:color="auto"/>
                <w:right w:val="none" w:sz="0" w:space="0" w:color="auto"/>
              </w:divBdr>
            </w:div>
            <w:div w:id="593631765">
              <w:marLeft w:val="0"/>
              <w:marRight w:val="0"/>
              <w:marTop w:val="0"/>
              <w:marBottom w:val="0"/>
              <w:divBdr>
                <w:top w:val="none" w:sz="0" w:space="0" w:color="auto"/>
                <w:left w:val="none" w:sz="0" w:space="0" w:color="auto"/>
                <w:bottom w:val="none" w:sz="0" w:space="0" w:color="auto"/>
                <w:right w:val="none" w:sz="0" w:space="0" w:color="auto"/>
              </w:divBdr>
            </w:div>
            <w:div w:id="901867715">
              <w:marLeft w:val="0"/>
              <w:marRight w:val="0"/>
              <w:marTop w:val="0"/>
              <w:marBottom w:val="0"/>
              <w:divBdr>
                <w:top w:val="none" w:sz="0" w:space="0" w:color="auto"/>
                <w:left w:val="none" w:sz="0" w:space="0" w:color="auto"/>
                <w:bottom w:val="none" w:sz="0" w:space="0" w:color="auto"/>
                <w:right w:val="none" w:sz="0" w:space="0" w:color="auto"/>
              </w:divBdr>
            </w:div>
            <w:div w:id="572811648">
              <w:marLeft w:val="0"/>
              <w:marRight w:val="0"/>
              <w:marTop w:val="0"/>
              <w:marBottom w:val="0"/>
              <w:divBdr>
                <w:top w:val="none" w:sz="0" w:space="0" w:color="auto"/>
                <w:left w:val="none" w:sz="0" w:space="0" w:color="auto"/>
                <w:bottom w:val="none" w:sz="0" w:space="0" w:color="auto"/>
                <w:right w:val="none" w:sz="0" w:space="0" w:color="auto"/>
              </w:divBdr>
            </w:div>
            <w:div w:id="2146697244">
              <w:marLeft w:val="0"/>
              <w:marRight w:val="0"/>
              <w:marTop w:val="0"/>
              <w:marBottom w:val="0"/>
              <w:divBdr>
                <w:top w:val="none" w:sz="0" w:space="0" w:color="auto"/>
                <w:left w:val="none" w:sz="0" w:space="0" w:color="auto"/>
                <w:bottom w:val="none" w:sz="0" w:space="0" w:color="auto"/>
                <w:right w:val="none" w:sz="0" w:space="0" w:color="auto"/>
              </w:divBdr>
            </w:div>
            <w:div w:id="1266810976">
              <w:marLeft w:val="0"/>
              <w:marRight w:val="0"/>
              <w:marTop w:val="0"/>
              <w:marBottom w:val="0"/>
              <w:divBdr>
                <w:top w:val="none" w:sz="0" w:space="0" w:color="auto"/>
                <w:left w:val="none" w:sz="0" w:space="0" w:color="auto"/>
                <w:bottom w:val="none" w:sz="0" w:space="0" w:color="auto"/>
                <w:right w:val="none" w:sz="0" w:space="0" w:color="auto"/>
              </w:divBdr>
            </w:div>
            <w:div w:id="2039156266">
              <w:marLeft w:val="0"/>
              <w:marRight w:val="0"/>
              <w:marTop w:val="0"/>
              <w:marBottom w:val="0"/>
              <w:divBdr>
                <w:top w:val="none" w:sz="0" w:space="0" w:color="auto"/>
                <w:left w:val="none" w:sz="0" w:space="0" w:color="auto"/>
                <w:bottom w:val="none" w:sz="0" w:space="0" w:color="auto"/>
                <w:right w:val="none" w:sz="0" w:space="0" w:color="auto"/>
              </w:divBdr>
            </w:div>
            <w:div w:id="1800568693">
              <w:marLeft w:val="0"/>
              <w:marRight w:val="0"/>
              <w:marTop w:val="0"/>
              <w:marBottom w:val="0"/>
              <w:divBdr>
                <w:top w:val="none" w:sz="0" w:space="0" w:color="auto"/>
                <w:left w:val="none" w:sz="0" w:space="0" w:color="auto"/>
                <w:bottom w:val="none" w:sz="0" w:space="0" w:color="auto"/>
                <w:right w:val="none" w:sz="0" w:space="0" w:color="auto"/>
              </w:divBdr>
            </w:div>
            <w:div w:id="1366566875">
              <w:marLeft w:val="0"/>
              <w:marRight w:val="0"/>
              <w:marTop w:val="0"/>
              <w:marBottom w:val="0"/>
              <w:divBdr>
                <w:top w:val="none" w:sz="0" w:space="0" w:color="auto"/>
                <w:left w:val="none" w:sz="0" w:space="0" w:color="auto"/>
                <w:bottom w:val="none" w:sz="0" w:space="0" w:color="auto"/>
                <w:right w:val="none" w:sz="0" w:space="0" w:color="auto"/>
              </w:divBdr>
            </w:div>
            <w:div w:id="275061797">
              <w:marLeft w:val="0"/>
              <w:marRight w:val="0"/>
              <w:marTop w:val="0"/>
              <w:marBottom w:val="0"/>
              <w:divBdr>
                <w:top w:val="none" w:sz="0" w:space="0" w:color="auto"/>
                <w:left w:val="none" w:sz="0" w:space="0" w:color="auto"/>
                <w:bottom w:val="none" w:sz="0" w:space="0" w:color="auto"/>
                <w:right w:val="none" w:sz="0" w:space="0" w:color="auto"/>
              </w:divBdr>
            </w:div>
            <w:div w:id="1064261881">
              <w:marLeft w:val="0"/>
              <w:marRight w:val="0"/>
              <w:marTop w:val="0"/>
              <w:marBottom w:val="0"/>
              <w:divBdr>
                <w:top w:val="none" w:sz="0" w:space="0" w:color="auto"/>
                <w:left w:val="none" w:sz="0" w:space="0" w:color="auto"/>
                <w:bottom w:val="none" w:sz="0" w:space="0" w:color="auto"/>
                <w:right w:val="none" w:sz="0" w:space="0" w:color="auto"/>
              </w:divBdr>
            </w:div>
            <w:div w:id="2037922011">
              <w:marLeft w:val="0"/>
              <w:marRight w:val="0"/>
              <w:marTop w:val="0"/>
              <w:marBottom w:val="0"/>
              <w:divBdr>
                <w:top w:val="none" w:sz="0" w:space="0" w:color="auto"/>
                <w:left w:val="none" w:sz="0" w:space="0" w:color="auto"/>
                <w:bottom w:val="none" w:sz="0" w:space="0" w:color="auto"/>
                <w:right w:val="none" w:sz="0" w:space="0" w:color="auto"/>
              </w:divBdr>
            </w:div>
            <w:div w:id="1252812505">
              <w:marLeft w:val="0"/>
              <w:marRight w:val="0"/>
              <w:marTop w:val="0"/>
              <w:marBottom w:val="0"/>
              <w:divBdr>
                <w:top w:val="none" w:sz="0" w:space="0" w:color="auto"/>
                <w:left w:val="none" w:sz="0" w:space="0" w:color="auto"/>
                <w:bottom w:val="none" w:sz="0" w:space="0" w:color="auto"/>
                <w:right w:val="none" w:sz="0" w:space="0" w:color="auto"/>
              </w:divBdr>
            </w:div>
            <w:div w:id="788668114">
              <w:marLeft w:val="0"/>
              <w:marRight w:val="0"/>
              <w:marTop w:val="0"/>
              <w:marBottom w:val="0"/>
              <w:divBdr>
                <w:top w:val="none" w:sz="0" w:space="0" w:color="auto"/>
                <w:left w:val="none" w:sz="0" w:space="0" w:color="auto"/>
                <w:bottom w:val="none" w:sz="0" w:space="0" w:color="auto"/>
                <w:right w:val="none" w:sz="0" w:space="0" w:color="auto"/>
              </w:divBdr>
            </w:div>
            <w:div w:id="1652558378">
              <w:marLeft w:val="0"/>
              <w:marRight w:val="0"/>
              <w:marTop w:val="0"/>
              <w:marBottom w:val="0"/>
              <w:divBdr>
                <w:top w:val="none" w:sz="0" w:space="0" w:color="auto"/>
                <w:left w:val="none" w:sz="0" w:space="0" w:color="auto"/>
                <w:bottom w:val="none" w:sz="0" w:space="0" w:color="auto"/>
                <w:right w:val="none" w:sz="0" w:space="0" w:color="auto"/>
              </w:divBdr>
            </w:div>
            <w:div w:id="152382369">
              <w:marLeft w:val="0"/>
              <w:marRight w:val="0"/>
              <w:marTop w:val="0"/>
              <w:marBottom w:val="0"/>
              <w:divBdr>
                <w:top w:val="none" w:sz="0" w:space="0" w:color="auto"/>
                <w:left w:val="none" w:sz="0" w:space="0" w:color="auto"/>
                <w:bottom w:val="none" w:sz="0" w:space="0" w:color="auto"/>
                <w:right w:val="none" w:sz="0" w:space="0" w:color="auto"/>
              </w:divBdr>
            </w:div>
            <w:div w:id="1620911457">
              <w:marLeft w:val="0"/>
              <w:marRight w:val="0"/>
              <w:marTop w:val="0"/>
              <w:marBottom w:val="0"/>
              <w:divBdr>
                <w:top w:val="none" w:sz="0" w:space="0" w:color="auto"/>
                <w:left w:val="none" w:sz="0" w:space="0" w:color="auto"/>
                <w:bottom w:val="none" w:sz="0" w:space="0" w:color="auto"/>
                <w:right w:val="none" w:sz="0" w:space="0" w:color="auto"/>
              </w:divBdr>
            </w:div>
            <w:div w:id="262079330">
              <w:marLeft w:val="0"/>
              <w:marRight w:val="0"/>
              <w:marTop w:val="0"/>
              <w:marBottom w:val="0"/>
              <w:divBdr>
                <w:top w:val="none" w:sz="0" w:space="0" w:color="auto"/>
                <w:left w:val="none" w:sz="0" w:space="0" w:color="auto"/>
                <w:bottom w:val="none" w:sz="0" w:space="0" w:color="auto"/>
                <w:right w:val="none" w:sz="0" w:space="0" w:color="auto"/>
              </w:divBdr>
            </w:div>
            <w:div w:id="1652251942">
              <w:marLeft w:val="0"/>
              <w:marRight w:val="0"/>
              <w:marTop w:val="0"/>
              <w:marBottom w:val="0"/>
              <w:divBdr>
                <w:top w:val="none" w:sz="0" w:space="0" w:color="auto"/>
                <w:left w:val="none" w:sz="0" w:space="0" w:color="auto"/>
                <w:bottom w:val="none" w:sz="0" w:space="0" w:color="auto"/>
                <w:right w:val="none" w:sz="0" w:space="0" w:color="auto"/>
              </w:divBdr>
            </w:div>
            <w:div w:id="603927978">
              <w:marLeft w:val="0"/>
              <w:marRight w:val="0"/>
              <w:marTop w:val="0"/>
              <w:marBottom w:val="0"/>
              <w:divBdr>
                <w:top w:val="none" w:sz="0" w:space="0" w:color="auto"/>
                <w:left w:val="none" w:sz="0" w:space="0" w:color="auto"/>
                <w:bottom w:val="none" w:sz="0" w:space="0" w:color="auto"/>
                <w:right w:val="none" w:sz="0" w:space="0" w:color="auto"/>
              </w:divBdr>
            </w:div>
            <w:div w:id="11090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people" Target="people.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3162</TotalTime>
  <Pages>33</Pages>
  <Words>3545</Words>
  <Characters>20210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 Rajbhar</dc:creator>
  <cp:keywords/>
  <dc:description/>
  <cp:lastModifiedBy>Mridul Rajbhar</cp:lastModifiedBy>
  <cp:revision>291</cp:revision>
  <dcterms:created xsi:type="dcterms:W3CDTF">2022-10-11T06:35:00Z</dcterms:created>
  <dcterms:modified xsi:type="dcterms:W3CDTF">2022-10-26T10:18:00Z</dcterms:modified>
</cp:coreProperties>
</file>